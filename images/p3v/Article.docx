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53D8BEEE" w:rsidP="5C12DF1D" w:rsidRDefault="53D8BEEE" w14:paraId="775BF78A" w14:textId="35E9796F">
      <w:pPr>
        <w:pBdr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</w:pBdr>
        <w:jc w:val="center"/>
      </w:pPr>
      <w:r>
        <w:rPr>
          <w:rFonts w:ascii="Aptos" w:hAnsi="Aptos" w:eastAsia="Aptos" w:cs="Aptos"/>
          <w:sz w:val="36"/>
          <w:szCs w:val="36"/>
        </w:rPr>
        <w:t xml:space="preserve">Bilan des ressources de communication du projet de Professionnalisation des </w:t>
      </w:r>
      <w:proofErr w:type="spellStart"/>
      <w:r>
        <w:rPr>
          <w:rFonts w:ascii="Aptos" w:hAnsi="Aptos" w:eastAsia="Aptos" w:cs="Aptos"/>
          <w:sz w:val="36"/>
          <w:szCs w:val="36"/>
        </w:rPr>
        <w:t>ParaProfessionnels</w:t>
      </w:r>
      <w:proofErr w:type="spellEnd"/>
      <w:r>
        <w:rPr>
          <w:rFonts w:ascii="Aptos" w:hAnsi="Aptos" w:eastAsia="Aptos" w:cs="Aptos"/>
          <w:sz w:val="36"/>
          <w:szCs w:val="36"/>
        </w:rPr>
        <w:t xml:space="preserve"> Vétérinaires</w:t>
      </w:r>
    </w:p>
    <w:p w:rsidR="001E585C" w:rsidRDefault="00000000" w14:paraId="1D4283D8" w14:textId="77777777">
      <w:pPr>
        <w:spacing w:before="220" w:after="200"/>
        <w:jc w:val="center"/>
      </w:pPr>
      <w:proofErr w:type="spellStart"/>
      <w:r>
        <w:rPr>
          <w:b/>
          <w:bCs/>
          <w:color w:val="D2691E"/>
          <w:sz w:val="24"/>
          <w:szCs w:val="24"/>
          <w:lang w:val="en-US"/>
        </w:rPr>
        <w:t>Ressources</w:t>
      </w:r>
      <w:proofErr w:type="spellEnd"/>
      <w:r>
        <w:rPr>
          <w:b/>
          <w:bCs/>
          <w:color w:val="D2691E"/>
          <w:sz w:val="24"/>
          <w:szCs w:val="24"/>
          <w:lang w:val="en-US"/>
        </w:rPr>
        <w:t xml:space="preserve"> </w:t>
      </w:r>
      <w:proofErr w:type="spellStart"/>
      <w:r>
        <w:rPr>
          <w:b/>
          <w:bCs/>
          <w:color w:val="D2691E"/>
          <w:sz w:val="24"/>
          <w:szCs w:val="24"/>
          <w:lang w:val="en-US"/>
        </w:rPr>
        <w:t>disponibles</w:t>
      </w:r>
      <w:proofErr w:type="spellEnd"/>
      <w:r>
        <w:rPr>
          <w:b/>
          <w:bCs/>
          <w:color w:val="D2691E"/>
          <w:sz w:val="24"/>
          <w:szCs w:val="24"/>
          <w:lang w:val="en-US"/>
        </w:rPr>
        <w:t xml:space="preserve"> pour diffusion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800"/>
        <w:gridCol w:w="4560"/>
      </w:tblGrid>
      <w:tr w:rsidR="001E585C" w:rsidTr="09248F58" w14:paraId="783F797E" w14:textId="77777777">
        <w:trPr>
          <w:tblHeader/>
        </w:trPr>
        <w:tc>
          <w:tcPr>
            <w:tcW w:w="4800" w:type="dxa"/>
            <w:tcBorders>
              <w:top w:val="single" w:color="D2691E" w:sz="1" w:space="0"/>
              <w:left w:val="single" w:color="D2691E" w:sz="1" w:space="0"/>
              <w:bottom w:val="single" w:color="auto" w:sz="12" w:space="0"/>
              <w:right w:val="single" w:color="D2691E" w:sz="1" w:space="0"/>
            </w:tcBorders>
            <w:shd w:val="clear" w:color="auto" w:fill="D2691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E585C" w:rsidRDefault="00000000" w14:paraId="1C524B19" w14:textId="7777777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  <w:lang w:val="en-US"/>
              </w:rPr>
              <w:t>Titre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  <w:lang w:val="en-US"/>
              </w:rPr>
              <w:t xml:space="preserve"> de la publication</w:t>
            </w:r>
          </w:p>
        </w:tc>
        <w:tc>
          <w:tcPr>
            <w:tcW w:w="4560" w:type="dxa"/>
            <w:tcBorders>
              <w:top w:val="single" w:color="D2691E" w:sz="1" w:space="0"/>
              <w:left w:val="single" w:color="D2691E" w:sz="1" w:space="0"/>
              <w:bottom w:val="single" w:color="auto" w:sz="12" w:space="0"/>
              <w:right w:val="single" w:color="D2691E" w:sz="1" w:space="0"/>
            </w:tcBorders>
            <w:shd w:val="clear" w:color="auto" w:fill="D2691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E585C" w:rsidP="13DD157B" w:rsidRDefault="00000000" w14:paraId="088A3B61" w14:textId="77777777">
            <w:pPr>
              <w:jc w:val="center"/>
              <w:rPr>
                <w:b/>
                <w:bCs/>
                <w:color w:val="FFFFFF"/>
                <w:sz w:val="22"/>
                <w:szCs w:val="22"/>
                <w:lang w:val="en-US"/>
              </w:rPr>
            </w:pPr>
            <w:r>
              <w:rPr>
                <w:b/>
                <w:bCs/>
                <w:color w:val="FFFFFF"/>
                <w:sz w:val="22"/>
                <w:szCs w:val="22"/>
                <w:lang w:val="en-US"/>
              </w:rPr>
              <w:t xml:space="preserve">Lien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  <w:lang w:val="en-US"/>
              </w:rPr>
              <w:t>d'accès</w:t>
            </w:r>
            <w:proofErr w:type="spellEnd"/>
          </w:p>
        </w:tc>
      </w:tr>
      <w:tr w:rsidR="001E585C" w:rsidTr="09248F58" w14:paraId="7627E432" w14:textId="77777777">
        <w:trPr>
          <w:trHeight w:val="420"/>
        </w:trPr>
        <w:tc>
          <w:tcPr>
            <w:tcW w:w="936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E585C" w:rsidRDefault="00000000" w14:paraId="519BA5DB" w14:textId="77777777">
            <w:pPr>
              <w:jc w:val="center"/>
            </w:pPr>
            <w:r w:rsidRPr="000A4E8C">
              <w:rPr>
                <w:b/>
                <w:bCs/>
                <w:color w:val="1A1A1A"/>
                <w:sz w:val="22"/>
                <w:szCs w:val="22"/>
              </w:rPr>
              <w:t>Articles de communication – Missions PVS et Projet P3V (4 articles)</w:t>
            </w:r>
          </w:p>
        </w:tc>
      </w:tr>
      <w:tr w:rsidR="001E585C" w:rsidTr="09248F58" w14:paraId="29B5EDD8" w14:textId="77777777">
        <w:tc>
          <w:tcPr>
            <w:tcW w:w="4800" w:type="dxa"/>
            <w:tcBorders>
              <w:top w:val="single" w:color="auto" w:sz="12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5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E585C" w:rsidRDefault="00000000" w14:paraId="38D4EB77" w14:textId="77777777">
            <w:r w:rsidRPr="000A4E8C">
              <w:t>Renforcer les Services Vétérinaires pour mieux protéger la santé animale, humaine et environnementale (1/4)</w:t>
            </w:r>
          </w:p>
        </w:tc>
        <w:tc>
          <w:tcPr>
            <w:tcW w:w="4560" w:type="dxa"/>
            <w:tcBorders>
              <w:top w:val="single" w:color="auto" w:sz="12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5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E585C" w:rsidP="13DD157B" w:rsidRDefault="00000000" w14:paraId="5BE6A1FF" w14:textId="125765DF">
            <w:pPr>
              <w:spacing w:line="259" w:lineRule="auto"/>
              <w:rPr>
                <w:color w:val="D2691E"/>
                <w:sz w:val="16"/>
                <w:szCs w:val="16"/>
                <w:u w:val="single"/>
              </w:rPr>
            </w:pPr>
            <w:r>
              <w:rPr>
                <w:color w:val="D2691E"/>
                <w:sz w:val="16"/>
                <w:szCs w:val="16"/>
                <w:u w:val="single"/>
              </w:rPr>
              <w:t>Renforcer les Services Vétérinaires pour mieux protéger la santé animale, humaine et environnementale (1/4) - OMSA - Afrique</w:t>
            </w:r>
          </w:p>
        </w:tc>
      </w:tr>
      <w:tr xmlns:wp14="http://schemas.microsoft.com/office/word/2010/wordml" w:rsidR="1C9A184F" w:rsidTr="09248F58" w14:paraId="1344D86A" wp14:textId="77777777">
        <w:trPr>
          <w:trHeight w:val="300"/>
          <w:ins w:author="André  Pouwedou  Bedekelabou" w:date="2026-04-28T10:12:15.287Z" w16du:dateUtc="2026-04-28T10:12:15.287Z" w:id="1703119128"/>
        </w:trPr>
        <w:tc>
          <w:tcPr>
            <w:tcW w:w="4800" w:type="dxa"/>
            <w:tcBorders>
              <w:top w:val="single" w:color="auto" w:sz="12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5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7321CDC0" w:rsidP="1C9A184F" w:rsidRDefault="7321CDC0" w14:paraId="39455169" w14:textId="036BE722">
            <w:pPr>
              <w:pStyle w:val="Normal"/>
            </w:pPr>
            <w:ins w:author="André  Pouwedou  Bedekelabou" w:date="2026-04-28T10:13:04.139Z" w16du:dateUtc="2026-04-28T10:13:04.139Z" w:id="96006327">
              <w:r w:rsidR="7321CDC0">
                <w:t>P3</w:t>
              </w:r>
              <w:r w:rsidR="7321CDC0">
                <w:t>V:</w:t>
              </w:r>
              <w:r w:rsidR="7321CDC0">
                <w:t xml:space="preserve"> The </w:t>
              </w:r>
              <w:r w:rsidR="7321CDC0">
                <w:t>integration</w:t>
              </w:r>
              <w:r w:rsidR="7321CDC0">
                <w:t xml:space="preserve"> of </w:t>
              </w:r>
              <w:r w:rsidR="7321CDC0">
                <w:t>veterinary</w:t>
              </w:r>
              <w:r w:rsidR="7321CDC0">
                <w:t xml:space="preserve"> </w:t>
              </w:r>
              <w:r w:rsidR="7321CDC0">
                <w:t>paraprofessionals</w:t>
              </w:r>
              <w:r w:rsidR="7321CDC0">
                <w:t xml:space="preserve"> (VPP) </w:t>
              </w:r>
              <w:r w:rsidR="7321CDC0">
                <w:t>into</w:t>
              </w:r>
              <w:r w:rsidR="7321CDC0">
                <w:t xml:space="preserve"> the </w:t>
              </w:r>
              <w:r w:rsidR="7321CDC0">
                <w:t>workforce</w:t>
              </w:r>
              <w:r w:rsidR="7321CDC0">
                <w:t xml:space="preserve"> in </w:t>
              </w:r>
              <w:r w:rsidR="7321CDC0">
                <w:t>Africa</w:t>
              </w:r>
              <w:r w:rsidR="7321CDC0">
                <w:t xml:space="preserve">: </w:t>
              </w:r>
              <w:r w:rsidR="7321CDC0">
                <w:t>a</w:t>
              </w:r>
              <w:r w:rsidR="7321CDC0">
                <w:t xml:space="preserve"> </w:t>
              </w:r>
              <w:r w:rsidR="7321CDC0">
                <w:t>review</w:t>
              </w:r>
              <w:r w:rsidR="7321CDC0">
                <w:t xml:space="preserve"> of the </w:t>
              </w:r>
              <w:r w:rsidR="7321CDC0">
                <w:t>current</w:t>
              </w:r>
              <w:r w:rsidR="7321CDC0">
                <w:t xml:space="preserve"> situation and </w:t>
              </w:r>
              <w:r w:rsidR="7321CDC0">
                <w:t>tools</w:t>
              </w:r>
              <w:r w:rsidR="7321CDC0">
                <w:t xml:space="preserve"> </w:t>
              </w:r>
              <w:r w:rsidR="7321CDC0">
                <w:t>proposed</w:t>
              </w:r>
              <w:r w:rsidR="7321CDC0">
                <w:t xml:space="preserve"> by the Project</w:t>
              </w:r>
            </w:ins>
          </w:p>
        </w:tc>
        <w:tc>
          <w:tcPr>
            <w:tcW w:w="4560" w:type="dxa"/>
            <w:tcBorders>
              <w:top w:val="single" w:color="auto" w:sz="12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5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7321CDC0" w:rsidP="1C9A184F" w:rsidRDefault="7321CDC0" w14:paraId="1F442B12" w14:textId="64A8F324">
            <w:pPr>
              <w:pStyle w:val="Normal"/>
              <w:spacing w:line="259" w:lineRule="auto"/>
            </w:pPr>
            <w:ins w:author="André  Pouwedou  Bedekelabou" w:date="2026-04-28T10:12:38.542Z" w16du:dateUtc="2026-04-28T10:12:38.542Z" w:id="106080682">
              <w:r w:rsidRPr="1C9A184F" w:rsidR="7321CDC0">
                <w:rPr>
                  <w:color w:val="D2691E"/>
                  <w:sz w:val="16"/>
                  <w:szCs w:val="16"/>
                  <w:u w:val="single"/>
                </w:rPr>
                <w:t>https://rr-africa.woah.org/en/news/p3v-linsertion-professionnelle-des-paraprofessionels-veterinaires-ppv-en-afrique-un-etat-des-lieux-et-des-outils-proposes-par-le-projet/</w:t>
              </w:r>
            </w:ins>
          </w:p>
        </w:tc>
      </w:tr>
      <w:tr w:rsidR="001E585C" w:rsidTr="09248F58" w14:paraId="25B013FC" w14:textId="77777777">
        <w:tc>
          <w:tcPr>
            <w:tcW w:w="4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E585C" w:rsidRDefault="00000000" w14:paraId="6F09D622" w14:textId="77777777">
            <w:r w:rsidRPr="000A4E8C">
              <w:t>Les para-professionnels vétérinaires, piliers de la santé animale au cœur des communautés (2/4)</w:t>
            </w:r>
          </w:p>
        </w:tc>
        <w:tc>
          <w:tcPr>
            <w:tcW w:w="4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E585C" w:rsidP="26D74391" w:rsidRDefault="00000000" w14:paraId="250453B0" w14:textId="41AF9D65">
            <w:pPr>
              <w:rPr>
                <w:color w:val="D2691E"/>
                <w:sz w:val="16"/>
                <w:szCs w:val="16"/>
                <w:u w:val="single"/>
              </w:rPr>
            </w:pPr>
            <w:r>
              <w:rPr>
                <w:color w:val="D2691E"/>
                <w:sz w:val="16"/>
                <w:szCs w:val="16"/>
                <w:u w:val="single"/>
              </w:rPr>
              <w:t>Les para-professionnels vétérinaires, piliers de la santé animale au cœur des communautés (2/4) - OMSA - Afrique</w:t>
            </w:r>
          </w:p>
        </w:tc>
      </w:tr>
      <w:tr w:rsidR="001E585C" w:rsidTr="09248F58" w14:paraId="7CD3BF7D" w14:textId="77777777">
        <w:tc>
          <w:tcPr>
            <w:tcW w:w="4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5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E585C" w:rsidRDefault="00000000" w14:paraId="37EC4989" w14:textId="77777777">
            <w:r w:rsidRPr="000A4E8C">
              <w:t>Jeunes professionnels et santé animale : construire des carrières utiles et durables (3/4)</w:t>
            </w:r>
          </w:p>
        </w:tc>
        <w:tc>
          <w:tcPr>
            <w:tcW w:w="4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5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E585C" w:rsidP="5C12DF1D" w:rsidRDefault="00000000" w14:paraId="6EDA8A4A" w14:textId="6CAACACA">
            <w:pPr>
              <w:rPr>
                <w:color w:val="D2691E"/>
                <w:sz w:val="16"/>
                <w:szCs w:val="16"/>
                <w:u w:val="single"/>
              </w:rPr>
            </w:pPr>
            <w:hyperlink r:id="rId10">
              <w:r>
                <w:rPr>
                  <w:rStyle w:val="Lienhypertexte"/>
                  <w:color w:val="D2691E"/>
                  <w:sz w:val="16"/>
                  <w:szCs w:val="16"/>
                </w:rPr>
                <w:t>Jeunes professionnels et santé animale : construire des carrières utiles et durables (3/4) - OMSA - Afrique</w:t>
              </w:r>
            </w:hyperlink>
          </w:p>
        </w:tc>
      </w:tr>
      <w:tr w:rsidR="001E585C" w:rsidTr="09248F58" w14:paraId="0C69377E" w14:textId="77777777">
        <w:tc>
          <w:tcPr>
            <w:tcW w:w="4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E585C" w:rsidRDefault="00000000" w14:paraId="1A5FD8E6" w14:textId="77777777">
            <w:r w:rsidRPr="000A4E8C">
              <w:t>Renforcer la législation vétérinaire pour une gouvernance efficace de la santé animale (4/4)</w:t>
            </w:r>
          </w:p>
        </w:tc>
        <w:tc>
          <w:tcPr>
            <w:tcW w:w="4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E585C" w:rsidP="5C12DF1D" w:rsidRDefault="00000000" w14:paraId="15A40B38" w14:textId="006FF896">
            <w:pPr>
              <w:rPr>
                <w:color w:val="D2691E"/>
                <w:sz w:val="16"/>
                <w:szCs w:val="16"/>
                <w:u w:val="single"/>
              </w:rPr>
            </w:pPr>
            <w:r>
              <w:rPr>
                <w:color w:val="D2691E"/>
                <w:sz w:val="16"/>
                <w:szCs w:val="16"/>
                <w:u w:val="single"/>
              </w:rPr>
              <w:t>https://rr-africa.woah.org/fr/news/renforcer-la-legislation-veterinaire-pour-une-gouvernance-efficace-de-la-sante-animale-4-4/</w:t>
            </w:r>
          </w:p>
        </w:tc>
      </w:tr>
      <w:tr w:rsidR="001E585C" w:rsidTr="09248F58" w14:paraId="62E3B95F" w14:textId="77777777">
        <w:trPr>
          <w:trHeight w:val="420"/>
        </w:trPr>
        <w:tc>
          <w:tcPr>
            <w:tcW w:w="936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E585C" w:rsidRDefault="00000000" w14:paraId="05811227" w14:textId="77777777">
            <w:pPr>
              <w:jc w:val="center"/>
            </w:pPr>
            <w:r w:rsidRPr="000A4E8C">
              <w:rPr>
                <w:b/>
                <w:bCs/>
                <w:color w:val="1A1A1A"/>
                <w:sz w:val="22"/>
                <w:szCs w:val="22"/>
              </w:rPr>
              <w:t>Articles de communication – Synthèse du wébinaire P3V, novembre 2025 (5 articles)</w:t>
            </w:r>
          </w:p>
        </w:tc>
      </w:tr>
      <w:tr w:rsidR="001E585C" w:rsidTr="09248F58" w14:paraId="34231E6B" w14:textId="77777777">
        <w:tc>
          <w:tcPr>
            <w:tcW w:w="4800" w:type="dxa"/>
            <w:tcBorders>
              <w:top w:val="single" w:color="auto" w:sz="12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5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Pr="000A4E8C" w:rsidR="001E585C" w:rsidP="13DD157B" w:rsidRDefault="00000000" w14:paraId="723A534A" w14:textId="77777777">
            <w:r w:rsidRPr="000A4E8C">
              <w:t>Synthèse du webinaire P3V (1/5) : comprendre le projet P3V, ses objectifs et ses résultats clés</w:t>
            </w:r>
          </w:p>
        </w:tc>
        <w:tc>
          <w:tcPr>
            <w:tcW w:w="4560" w:type="dxa"/>
            <w:tcBorders>
              <w:top w:val="single" w:color="auto" w:sz="12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5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E585C" w:rsidP="5C12DF1D" w:rsidRDefault="00000000" w14:paraId="29F6AA51" w14:textId="291625CA">
            <w:pPr>
              <w:rPr>
                <w:color w:val="D2691E"/>
                <w:sz w:val="16"/>
                <w:szCs w:val="16"/>
                <w:u w:val="single"/>
              </w:rPr>
            </w:pPr>
            <w:hyperlink r:id="rId11">
              <w:r>
                <w:rPr>
                  <w:rStyle w:val="Lienhypertexte"/>
                  <w:color w:val="D2691E"/>
                  <w:sz w:val="16"/>
                  <w:szCs w:val="16"/>
                </w:rPr>
                <w:t>Synthèse du webinaire P3V (1/5) : comprendre le projet P3V, ses objectifs et ses résultats clés - OMSA - Afrique</w:t>
              </w:r>
            </w:hyperlink>
          </w:p>
        </w:tc>
      </w:tr>
      <w:tr w:rsidR="001E585C" w:rsidTr="09248F58" w14:paraId="4C207002" w14:textId="77777777">
        <w:tc>
          <w:tcPr>
            <w:tcW w:w="4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Pr="000A4E8C" w:rsidR="001E585C" w:rsidP="13DD157B" w:rsidRDefault="00000000" w14:paraId="17734673" w14:textId="77777777">
            <w:r w:rsidRPr="000A4E8C">
              <w:t>Synthèse du webinaire P3V (2/5) : impacts, apprentissages et enseignements clés après cinq ans de mise en œuvre</w:t>
            </w:r>
          </w:p>
        </w:tc>
        <w:tc>
          <w:tcPr>
            <w:tcW w:w="4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E585C" w:rsidP="5C12DF1D" w:rsidRDefault="00000000" w14:paraId="42D08BAA" w14:textId="30986421">
            <w:pPr>
              <w:rPr>
                <w:color w:val="D2691E"/>
                <w:sz w:val="16"/>
                <w:szCs w:val="16"/>
                <w:u w:val="single"/>
              </w:rPr>
            </w:pPr>
            <w:hyperlink r:id="rId12">
              <w:r>
                <w:rPr>
                  <w:rStyle w:val="Lienhypertexte"/>
                  <w:color w:val="D2691E"/>
                  <w:sz w:val="16"/>
                  <w:szCs w:val="16"/>
                </w:rPr>
                <w:t>Synthèse du webinaire P3V (2/5) : impacts, apprentissages et enseignements clés après cinq ans de mise en œuvre - OMSA - Afrique</w:t>
              </w:r>
            </w:hyperlink>
          </w:p>
        </w:tc>
      </w:tr>
      <w:tr w:rsidR="001E585C" w:rsidTr="09248F58" w14:paraId="6D4A6B9C" w14:textId="77777777">
        <w:tc>
          <w:tcPr>
            <w:tcW w:w="4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5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E585C" w:rsidRDefault="00000000" w14:paraId="060B04A5" w14:textId="77777777">
            <w:r w:rsidRPr="000A4E8C">
              <w:t>Synthèse du webinaire P3V (3/5) : les besoins réels des femmes et des jeunes éleveur·euses et la réponse du Projet P3V</w:t>
            </w:r>
          </w:p>
        </w:tc>
        <w:tc>
          <w:tcPr>
            <w:tcW w:w="4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5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E585C" w:rsidP="5C12DF1D" w:rsidRDefault="00000000" w14:paraId="3AC4738E" w14:textId="6D2ABDF1">
            <w:pPr>
              <w:rPr>
                <w:color w:val="D2691E"/>
                <w:sz w:val="16"/>
                <w:szCs w:val="16"/>
                <w:u w:val="single"/>
              </w:rPr>
            </w:pPr>
            <w:hyperlink r:id="rId13">
              <w:r>
                <w:rPr>
                  <w:rStyle w:val="Lienhypertexte"/>
                  <w:color w:val="D2691E"/>
                  <w:sz w:val="16"/>
                  <w:szCs w:val="16"/>
                </w:rPr>
                <w:t xml:space="preserve">Synthèse du webinaire P3V (3/5) : les besoins réels des femmes et des jeunes </w:t>
              </w:r>
              <w:proofErr w:type="spellStart"/>
              <w:r>
                <w:rPr>
                  <w:rStyle w:val="Lienhypertexte"/>
                  <w:color w:val="D2691E"/>
                  <w:sz w:val="16"/>
                  <w:szCs w:val="16"/>
                </w:rPr>
                <w:t>éleveur·euses</w:t>
              </w:r>
              <w:proofErr w:type="spellEnd"/>
              <w:r>
                <w:rPr>
                  <w:rStyle w:val="Lienhypertexte"/>
                  <w:color w:val="D2691E"/>
                  <w:sz w:val="16"/>
                  <w:szCs w:val="16"/>
                </w:rPr>
                <w:t xml:space="preserve"> et la réponse du Projet P3V - OMSA - Afrique</w:t>
              </w:r>
            </w:hyperlink>
          </w:p>
        </w:tc>
      </w:tr>
      <w:tr w:rsidR="001E585C" w:rsidTr="09248F58" w14:paraId="34B3ECBC" w14:textId="77777777">
        <w:tc>
          <w:tcPr>
            <w:tcW w:w="4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Pr="000A4E8C" w:rsidR="001E585C" w:rsidP="13DD157B" w:rsidRDefault="00000000" w14:paraId="030CDAE2" w14:textId="77777777">
            <w:r w:rsidRPr="000A4E8C">
              <w:t>Synthèse du webinaire P3V (4/5) : la capitalisation des approches et des enseignements, un levier de durabilité et de transférabilité</w:t>
            </w:r>
          </w:p>
        </w:tc>
        <w:tc>
          <w:tcPr>
            <w:tcW w:w="4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E585C" w:rsidP="5C12DF1D" w:rsidRDefault="00000000" w14:paraId="29D604CC" w14:textId="0093188F">
            <w:pPr>
              <w:rPr>
                <w:color w:val="D2691E"/>
                <w:sz w:val="16"/>
                <w:szCs w:val="16"/>
                <w:u w:val="single"/>
              </w:rPr>
            </w:pPr>
            <w:hyperlink r:id="rId14">
              <w:r>
                <w:rPr>
                  <w:rStyle w:val="Lienhypertexte"/>
                  <w:color w:val="D2691E"/>
                  <w:sz w:val="16"/>
                  <w:szCs w:val="16"/>
                </w:rPr>
                <w:t>Synthèse du webinaire P3V (4/5) : la capitalisation des approches et des enseignements, un levier de durabilité et de transférabilité - OMSA - Afrique</w:t>
              </w:r>
            </w:hyperlink>
          </w:p>
        </w:tc>
      </w:tr>
      <w:tr w:rsidR="001E585C" w:rsidTr="09248F58" w14:paraId="0A1D0A62" w14:textId="77777777">
        <w:tc>
          <w:tcPr>
            <w:tcW w:w="4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5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E585C" w:rsidRDefault="00000000" w14:paraId="34C579EF" w14:textId="77777777">
            <w:r w:rsidRPr="000A4E8C">
              <w:t>Synthèse du webinaire P3V (5/5) : Transférabilité du modèle P3V et perspectives d'extension à d'autres pays</w:t>
            </w:r>
          </w:p>
        </w:tc>
        <w:tc>
          <w:tcPr>
            <w:tcW w:w="4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5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E585C" w:rsidP="5C12DF1D" w:rsidRDefault="00000000" w14:paraId="225490BA" w14:textId="05D911B7">
            <w:pPr>
              <w:rPr>
                <w:color w:val="D2691E"/>
                <w:sz w:val="16"/>
                <w:szCs w:val="16"/>
                <w:u w:val="single"/>
              </w:rPr>
            </w:pPr>
            <w:hyperlink r:id="rId15">
              <w:r>
                <w:rPr>
                  <w:rStyle w:val="Lienhypertexte"/>
                  <w:color w:val="D2691E"/>
                  <w:sz w:val="16"/>
                  <w:szCs w:val="16"/>
                </w:rPr>
                <w:t>Synthèse du webinaire P3V (5/5) : Transférabilité du modèle P3V et perspectives d’extension à d’autres pays - OMSA - Afrique</w:t>
              </w:r>
            </w:hyperlink>
          </w:p>
        </w:tc>
      </w:tr>
      <w:tr w:rsidR="001E585C" w:rsidTr="09248F58" w14:paraId="545D03DD" w14:textId="77777777">
        <w:trPr>
          <w:trHeight w:val="420"/>
        </w:trPr>
        <w:tc>
          <w:tcPr>
            <w:tcW w:w="936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E585C" w:rsidRDefault="00000000" w14:paraId="05DDBCC2" w14:textId="77777777">
            <w:pPr>
              <w:jc w:val="center"/>
            </w:pPr>
            <w:proofErr w:type="spellStart"/>
            <w:r>
              <w:rPr>
                <w:b/>
                <w:bCs/>
                <w:color w:val="1A1A1A"/>
                <w:sz w:val="22"/>
                <w:szCs w:val="22"/>
                <w:lang w:val="en-US"/>
              </w:rPr>
              <w:t>Autres</w:t>
            </w:r>
            <w:proofErr w:type="spellEnd"/>
            <w:r>
              <w:rPr>
                <w:b/>
                <w:bCs/>
                <w:color w:val="1A1A1A"/>
                <w:sz w:val="22"/>
                <w:szCs w:val="22"/>
                <w:lang w:val="en-US"/>
              </w:rPr>
              <w:t xml:space="preserve"> articles de communication</w:t>
            </w:r>
          </w:p>
        </w:tc>
      </w:tr>
      <w:tr w:rsidR="001E585C" w:rsidTr="09248F58" w14:paraId="7ECBCE85" w14:textId="77777777">
        <w:tc>
          <w:tcPr>
            <w:tcW w:w="4800" w:type="dxa"/>
            <w:tcBorders>
              <w:top w:val="single" w:color="auto" w:sz="12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5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E585C" w:rsidRDefault="00000000" w14:paraId="04E2B55B" w14:textId="3541E3AF">
            <w:pPr>
              <w:rPr/>
            </w:pPr>
          </w:p>
          <w:p w:rsidR="001E585C" w:rsidRDefault="00000000" w14:paraId="26690526" w14:textId="7742DCA9">
            <w:pPr/>
            <w:r w:rsidR="42E3DE66">
              <w:rPr/>
              <w:t>Renforcement</w:t>
            </w:r>
            <w:r w:rsidR="42E3DE66">
              <w:rPr/>
              <w:t xml:space="preserve"> des capacités des para-professionnels vétérinaires au </w:t>
            </w:r>
            <w:del w:author="André  Pouwedou  Bedekelabou" w:date="2026-04-28T10:11:54.825Z" w16du:dateUtc="2026-04-28T10:11:54.825Z" w:id="752277786">
              <w:r w:rsidDel="42E3DE66">
                <w:delText>Bénin:</w:delText>
              </w:r>
            </w:del>
            <w:ins w:author="André  Pouwedou  Bedekelabou" w:date="2026-04-28T10:11:54.84Z" w16du:dateUtc="2026-04-28T10:11:54.84Z" w:id="1095940954">
              <w:r w:rsidR="06FFDCBB">
                <w:t>Bénin :</w:t>
              </w:r>
            </w:ins>
            <w:r w:rsidR="42E3DE66">
              <w:rPr/>
              <w:t xml:space="preserve"> actions du projet P3V à Bohicon</w:t>
            </w:r>
          </w:p>
          <w:p w:rsidR="001E585C" w:rsidRDefault="00000000" w14:paraId="0E16909A" w14:textId="08012281"/>
        </w:tc>
        <w:tc>
          <w:tcPr>
            <w:tcW w:w="4560" w:type="dxa"/>
            <w:tcBorders>
              <w:top w:val="single" w:color="auto" w:sz="12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5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E585C" w:rsidP="2A27A2B3" w:rsidRDefault="00000000" w14:paraId="1AB045F3" w14:textId="42BD3B78">
            <w:pPr>
              <w:rPr>
                <w:color w:val="D2691E"/>
                <w:sz w:val="16"/>
                <w:szCs w:val="16"/>
                <w:u w:val="single"/>
              </w:rPr>
            </w:pPr>
          </w:p>
          <w:p w:rsidR="001E585C" w:rsidP="3275C0D0" w:rsidRDefault="00000000" w14:paraId="776260F5" w14:textId="6D656C41">
            <w:pPr>
              <w:rPr>
                <w:color w:val="D2691E"/>
                <w:sz w:val="16"/>
                <w:szCs w:val="16"/>
                <w:u w:val="single"/>
              </w:rPr>
            </w:pPr>
            <w:hyperlink r:id="R4bb537075dd34c05">
              <w:r w:rsidRPr="2A27A2B3" w:rsidR="5CD29C8A">
                <w:rPr>
                  <w:rStyle w:val="Lienhypertexte"/>
                  <w:sz w:val="16"/>
                  <w:szCs w:val="16"/>
                </w:rPr>
                <w:t>https://rr-africa.woah.org/fr/trainings/renforcement-des-capacites-des-para-professionnels-veterinaires-au-benin-actions-du-projet-p3v-au-benin/</w:t>
              </w:r>
            </w:hyperlink>
          </w:p>
        </w:tc>
      </w:tr>
      <w:tr xmlns:wp14="http://schemas.microsoft.com/office/word/2010/wordml" w:rsidR="3275C0D0" w:rsidTr="09248F58" w14:paraId="0AC44B20" wp14:textId="77777777">
        <w:trPr>
          <w:trHeight w:val="300"/>
        </w:trPr>
        <w:tc>
          <w:tcPr>
            <w:tcW w:w="4800" w:type="dxa"/>
            <w:tcBorders>
              <w:top w:val="single" w:color="auto" w:sz="12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5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1527E495" w:rsidP="3275C0D0" w:rsidRDefault="1527E495" w14:paraId="56F6A27D" w14:textId="6CFF75FD">
            <w:pPr>
              <w:pStyle w:val="Normal"/>
            </w:pPr>
            <w:r w:rsidR="1527E495">
              <w:rPr/>
              <w:t>Capacity</w:t>
            </w:r>
            <w:r w:rsidR="1527E495">
              <w:rPr/>
              <w:t xml:space="preserve"> building for animal </w:t>
            </w:r>
            <w:r w:rsidR="1527E495">
              <w:rPr/>
              <w:t>health</w:t>
            </w:r>
            <w:r w:rsidR="1527E495">
              <w:rPr/>
              <w:t xml:space="preserve"> </w:t>
            </w:r>
            <w:r w:rsidR="1527E495">
              <w:rPr/>
              <w:t>professionals</w:t>
            </w:r>
            <w:r w:rsidR="1527E495">
              <w:rPr/>
              <w:t xml:space="preserve"> in Benin on best practices in </w:t>
            </w:r>
            <w:r w:rsidR="1527E495">
              <w:rPr/>
              <w:t>terms</w:t>
            </w:r>
            <w:r w:rsidR="1527E495">
              <w:rPr/>
              <w:t xml:space="preserve"> of </w:t>
            </w:r>
            <w:r w:rsidR="1527E495">
              <w:rPr/>
              <w:t>veterinary</w:t>
            </w:r>
            <w:r w:rsidR="1527E495">
              <w:rPr/>
              <w:t xml:space="preserve"> </w:t>
            </w:r>
            <w:r w:rsidR="1527E495">
              <w:rPr/>
              <w:t>diagnosis</w:t>
            </w:r>
            <w:r w:rsidR="1527E495">
              <w:rPr/>
              <w:t xml:space="preserve"> and </w:t>
            </w:r>
            <w:r w:rsidR="1527E495">
              <w:rPr/>
              <w:t>treatment</w:t>
            </w:r>
          </w:p>
        </w:tc>
        <w:tc>
          <w:tcPr>
            <w:tcW w:w="4560" w:type="dxa"/>
            <w:tcBorders>
              <w:top w:val="single" w:color="auto" w:sz="12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5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1714AAD0" w:rsidP="3275C0D0" w:rsidRDefault="1714AAD0" w14:paraId="06E25219" w14:textId="3A81117F">
            <w:pPr>
              <w:pStyle w:val="Normal"/>
              <w:rPr>
                <w:color w:val="D2691E"/>
                <w:sz w:val="16"/>
                <w:szCs w:val="16"/>
                <w:u w:val="single"/>
              </w:rPr>
            </w:pPr>
            <w:r w:rsidRPr="2A27A2B3" w:rsidR="1714AAD0">
              <w:rPr>
                <w:color w:val="D2691E"/>
                <w:sz w:val="16"/>
                <w:szCs w:val="16"/>
                <w:u w:val="single"/>
              </w:rPr>
              <w:t>https://rr-africa.woah.org/en/trainings/capacity-building-for-animal-health-professionals-in-benin-on-best-practices-in-terms-of-veterinary-diagnosis-and-treatment/</w:t>
            </w:r>
          </w:p>
        </w:tc>
      </w:tr>
      <w:tr xmlns:wp14="http://schemas.microsoft.com/office/word/2010/wordml" w:rsidR="3275C0D0" w:rsidTr="09248F58" w14:paraId="0B62359C" wp14:textId="77777777">
        <w:trPr>
          <w:trHeight w:val="300"/>
        </w:trPr>
        <w:tc>
          <w:tcPr>
            <w:tcW w:w="4800" w:type="dxa"/>
            <w:tcBorders>
              <w:top w:val="single" w:color="auto" w:sz="12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5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6E7E4AAA" w:rsidP="3275C0D0" w:rsidRDefault="6E7E4AAA" w14:paraId="5D15296A" w14:textId="5E0040F0">
            <w:pPr>
              <w:pStyle w:val="Normal"/>
            </w:pPr>
            <w:r w:rsidR="6E7E4AAA">
              <w:rPr/>
              <w:t>Compétences</w:t>
            </w:r>
            <w:r w:rsidR="6E7E4AAA">
              <w:rPr/>
              <w:t xml:space="preserve"> des PPV au Sénégal et au Togo : Le Projet P3V renforce les capacités des établissements partenaires en formation clinique et pratique</w:t>
            </w:r>
          </w:p>
          <w:p w:rsidR="3275C0D0" w:rsidP="3275C0D0" w:rsidRDefault="3275C0D0" w14:paraId="544724B3" w14:textId="2FBFDA3A">
            <w:pPr>
              <w:pStyle w:val="Normal"/>
            </w:pPr>
          </w:p>
        </w:tc>
        <w:tc>
          <w:tcPr>
            <w:tcW w:w="4560" w:type="dxa"/>
            <w:tcBorders>
              <w:top w:val="single" w:color="auto" w:sz="12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5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6E7E4AAA" w:rsidP="3275C0D0" w:rsidRDefault="6E7E4AAA" w14:paraId="6B928EE3" w14:textId="415E46E7">
            <w:pPr>
              <w:pStyle w:val="Normal"/>
              <w:rPr>
                <w:color w:val="D2691E"/>
                <w:sz w:val="16"/>
                <w:szCs w:val="16"/>
                <w:u w:val="single"/>
              </w:rPr>
            </w:pPr>
            <w:r w:rsidRPr="2A27A2B3" w:rsidR="6E7E4AAA">
              <w:rPr>
                <w:color w:val="D2691E"/>
                <w:sz w:val="16"/>
                <w:szCs w:val="16"/>
                <w:u w:val="single"/>
              </w:rPr>
              <w:t>https://rr-africa.woah.org/fr/trainings/competences-des-ppv-au-senegal-et-au-togo-le-projet-p3v-renforce-les-capacites-des-etablissements-partenaires-en-formation-clinique-et-pratique/</w:t>
            </w:r>
          </w:p>
        </w:tc>
      </w:tr>
      <w:tr w:rsidR="001E585C" w:rsidTr="09248F58" w14:paraId="47371357" w14:textId="77777777">
        <w:tc>
          <w:tcPr>
            <w:tcW w:w="4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E585C" w:rsidRDefault="00000000" w14:paraId="3BEED346" w14:textId="77777777">
            <w:r w:rsidRPr="000A4E8C">
              <w:t>Valorisation des acquis du projet P3V : un webinaire régional pour exposer les résultats et les bonnes pratiques</w:t>
            </w:r>
          </w:p>
        </w:tc>
        <w:tc>
          <w:tcPr>
            <w:tcW w:w="4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E585C" w:rsidP="5C12DF1D" w:rsidRDefault="00000000" w14:paraId="190828F9" w14:textId="04F9E026">
            <w:pPr>
              <w:rPr>
                <w:color w:val="D2691E"/>
                <w:sz w:val="16"/>
                <w:szCs w:val="16"/>
                <w:u w:val="single"/>
              </w:rPr>
            </w:pPr>
            <w:hyperlink r:id="rId17">
              <w:r>
                <w:rPr>
                  <w:rStyle w:val="Lienhypertexte"/>
                  <w:color w:val="D2691E"/>
                  <w:sz w:val="16"/>
                  <w:szCs w:val="16"/>
                </w:rPr>
                <w:t>Valorisation des acquis du projet P3V : un webinaire régional pour exposer les résultats et les bonnes pratiques - OMSA - Afrique</w:t>
              </w:r>
            </w:hyperlink>
          </w:p>
        </w:tc>
      </w:tr>
      <w:tr w:rsidR="001E585C" w:rsidTr="09248F58" w14:paraId="3BF757E7" w14:textId="77777777">
        <w:tc>
          <w:tcPr>
            <w:tcW w:w="4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5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E585C" w:rsidRDefault="00000000" w14:paraId="1688A8B3" w14:textId="77777777">
            <w:r w:rsidRPr="000A4E8C">
              <w:t>Projet P3V appuie la formation d'enseignants en microbiologie, biochimie-hématologie et la conception de mannequins dans le cadre d'un laboratoire de simulation à l'EISMV de Dakar</w:t>
            </w:r>
          </w:p>
        </w:tc>
        <w:tc>
          <w:tcPr>
            <w:tcW w:w="4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5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E585C" w:rsidP="5C12DF1D" w:rsidRDefault="00000000" w14:paraId="4E6FFD6B" w14:textId="486F5C90">
            <w:pPr>
              <w:rPr>
                <w:color w:val="D2691E"/>
                <w:sz w:val="16"/>
                <w:szCs w:val="16"/>
                <w:u w:val="single"/>
              </w:rPr>
            </w:pPr>
            <w:hyperlink r:id="rId18">
              <w:r>
                <w:rPr>
                  <w:rStyle w:val="Lienhypertexte"/>
                  <w:color w:val="D2691E"/>
                  <w:sz w:val="16"/>
                  <w:szCs w:val="16"/>
                </w:rPr>
                <w:t>Projet P3V appuie la formation d'enseignants en microbiologie, biochimie-hématologie et la conception de mannequins dans le cadre d'un laboratoire de simulation à l'EISMV de Dakar. - OMSA - Afrique</w:t>
              </w:r>
            </w:hyperlink>
          </w:p>
        </w:tc>
      </w:tr>
      <w:tr w:rsidR="001E585C" w:rsidTr="09248F58" w14:paraId="770EE52E" w14:textId="77777777">
        <w:tc>
          <w:tcPr>
            <w:tcW w:w="4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Pr="000A4E8C" w:rsidR="001E585C" w:rsidP="13DD157B" w:rsidRDefault="00000000" w14:paraId="48F93C94" w14:textId="77777777">
            <w:r w:rsidRPr="000A4E8C">
              <w:t>Professionnalisation des ParaProfessionnels Vétérinaires — Présentation générale du projet</w:t>
            </w:r>
          </w:p>
        </w:tc>
        <w:tc>
          <w:tcPr>
            <w:tcW w:w="4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E585C" w:rsidRDefault="00000000" w14:paraId="51917128" w14:textId="77777777">
            <w:r>
              <w:fldChar w:fldCharType="begin"/>
            </w:r>
            <w:r>
              <w:instrText>HYPERLINK "https://rr-africa.woah.org/fr/projets/p3v-professionalisation-des-para-professionnels-veterinaires-afd/"</w:instrText>
            </w:r>
            <w:r>
              <w:fldChar w:fldCharType="separate"/>
            </w:r>
            <w:r>
              <w:rPr>
                <w:color w:val="D2691E"/>
                <w:sz w:val="16"/>
                <w:szCs w:val="16"/>
                <w:u w:val="single"/>
              </w:rPr>
              <w:t>https://rr-africa.woah.org/fr/projets/p3v-professionalisation-des-para-professionnels-veterinaires-afd/</w:t>
            </w:r>
            <w:r>
              <w:fldChar w:fldCharType="end"/>
            </w:r>
          </w:p>
        </w:tc>
      </w:tr>
      <w:tr w:rsidR="001E585C" w:rsidTr="09248F58" w14:paraId="53904993" w14:textId="77777777">
        <w:tc>
          <w:tcPr>
            <w:tcW w:w="4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5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E585C" w:rsidRDefault="00000000" w14:paraId="1016EBFF" w14:textId="77777777">
            <w:r w:rsidRPr="000A4E8C">
              <w:t>Compétences des PPV au Sénégal et au Togo : le Projet P3V renforce les capacités des établissements partenaires en formation clinique et pratique</w:t>
            </w:r>
          </w:p>
        </w:tc>
        <w:tc>
          <w:tcPr>
            <w:tcW w:w="4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5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E585C" w:rsidP="5C12DF1D" w:rsidRDefault="00000000" w14:paraId="4F506389" w14:textId="465424AC">
            <w:pPr>
              <w:rPr>
                <w:color w:val="D2691E"/>
                <w:sz w:val="16"/>
                <w:szCs w:val="16"/>
                <w:u w:val="single"/>
              </w:rPr>
            </w:pPr>
            <w:hyperlink r:id="rId19">
              <w:r>
                <w:rPr>
                  <w:rStyle w:val="Lienhypertexte"/>
                  <w:color w:val="D2691E"/>
                  <w:sz w:val="16"/>
                  <w:szCs w:val="16"/>
                </w:rPr>
                <w:t>Compétences des PPV au Sénégal et au Togo : Le Projet P3V renforce les capacités des établissements partenaires en formation clinique et pratique - OMSA - Afrique</w:t>
              </w:r>
            </w:hyperlink>
          </w:p>
        </w:tc>
      </w:tr>
      <w:tr w:rsidR="001E585C" w:rsidTr="09248F58" w14:paraId="7FD7D1E1" w14:textId="77777777">
        <w:tc>
          <w:tcPr>
            <w:tcW w:w="4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E585C" w:rsidRDefault="00000000" w14:paraId="4FAAC24C" w14:textId="77777777">
            <w:r w:rsidRPr="000A4E8C">
              <w:t>Synergie d'action : Projets de l'OMSA sur le renforcement des capacités du personnel vétérinaire et les systèmes de surveillance</w:t>
            </w:r>
          </w:p>
        </w:tc>
        <w:tc>
          <w:tcPr>
            <w:tcW w:w="4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E585C" w:rsidP="5C12DF1D" w:rsidRDefault="00000000" w14:paraId="54B1F1EE" w14:textId="610D079E">
            <w:pPr>
              <w:rPr>
                <w:color w:val="D2691E"/>
                <w:sz w:val="16"/>
                <w:szCs w:val="16"/>
                <w:u w:val="single"/>
              </w:rPr>
            </w:pPr>
            <w:hyperlink r:id="rId20">
              <w:r>
                <w:rPr>
                  <w:rStyle w:val="Lienhypertexte"/>
                  <w:color w:val="D2691E"/>
                  <w:sz w:val="16"/>
                  <w:szCs w:val="16"/>
                </w:rPr>
                <w:t>Synergie d'action : Projets de l'OMSA sur le renforcement des capacités du personnel vétérinaire et les systèmes de surveillance - OMSA - Afrique</w:t>
              </w:r>
            </w:hyperlink>
          </w:p>
        </w:tc>
      </w:tr>
      <w:tr w:rsidR="001E585C" w:rsidTr="09248F58" w14:paraId="5F0A0FC1" w14:textId="77777777">
        <w:tc>
          <w:tcPr>
            <w:tcW w:w="4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5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E585C" w:rsidRDefault="00000000" w14:paraId="3F2636B0" w14:textId="77777777">
            <w:r w:rsidRPr="000A4E8C">
              <w:t>Bilan et perspectives lors des réunions de coordination nationale 2025</w:t>
            </w:r>
          </w:p>
        </w:tc>
        <w:tc>
          <w:tcPr>
            <w:tcW w:w="4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5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E585C" w:rsidP="5C12DF1D" w:rsidRDefault="00000000" w14:paraId="619F4BA9" w14:textId="154E91EA">
            <w:pPr>
              <w:rPr>
                <w:color w:val="D2691E"/>
                <w:sz w:val="16"/>
                <w:szCs w:val="16"/>
                <w:u w:val="single"/>
              </w:rPr>
            </w:pPr>
            <w:hyperlink r:id="rId21">
              <w:r>
                <w:rPr>
                  <w:rStyle w:val="Lienhypertexte"/>
                  <w:color w:val="D2691E"/>
                  <w:sz w:val="16"/>
                  <w:szCs w:val="16"/>
                </w:rPr>
                <w:t>Bilan et perspectives lors des réunions de coordination nationale 2025 - OMSA - Afrique</w:t>
              </w:r>
            </w:hyperlink>
          </w:p>
        </w:tc>
      </w:tr>
      <w:tr w:rsidR="001E585C" w:rsidTr="09248F58" w14:paraId="64A4BB86" w14:textId="77777777">
        <w:tc>
          <w:tcPr>
            <w:tcW w:w="4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Pr="000A4E8C" w:rsidR="001E585C" w:rsidP="13DD157B" w:rsidRDefault="00000000" w14:paraId="65F47D94" w14:textId="77777777">
            <w:r w:rsidRPr="000A4E8C">
              <w:t>Former les formateurs pour mieux former les PPV : retour sur la formation LaboSim à l'EISMV</w:t>
            </w:r>
          </w:p>
        </w:tc>
        <w:tc>
          <w:tcPr>
            <w:tcW w:w="4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E585C" w:rsidP="5C12DF1D" w:rsidRDefault="00000000" w14:paraId="7185240E" w14:textId="39894719">
            <w:pPr>
              <w:rPr>
                <w:color w:val="D2691E"/>
                <w:sz w:val="16"/>
                <w:szCs w:val="16"/>
                <w:u w:val="single"/>
              </w:rPr>
            </w:pPr>
            <w:r>
              <w:fldChar w:fldCharType="begin"/>
            </w:r>
            <w:r>
              <w:instrText>HYPERLINK "https://rr-africa.woah.org/fr/trainings/former-les-formateurs-pour-mieux-former-les-ppv-retour-sur-la-formation-labosim-a-leismv/" \h</w:instrText>
            </w:r>
            <w:r>
              <w:fldChar w:fldCharType="separate"/>
            </w:r>
            <w:r>
              <w:rPr>
                <w:rStyle w:val="Lienhypertexte"/>
                <w:color w:val="D2691E"/>
                <w:sz w:val="16"/>
                <w:szCs w:val="16"/>
              </w:rPr>
              <w:t xml:space="preserve">Former les formateurs pour mieux former les </w:t>
            </w:r>
            <w:proofErr w:type="gramStart"/>
            <w:r>
              <w:rPr>
                <w:rStyle w:val="Lienhypertexte"/>
                <w:color w:val="D2691E"/>
                <w:sz w:val="16"/>
                <w:szCs w:val="16"/>
              </w:rPr>
              <w:t>PPV:</w:t>
            </w:r>
            <w:proofErr w:type="gramEnd"/>
            <w:r>
              <w:rPr>
                <w:rStyle w:val="Lienhypertexte"/>
                <w:color w:val="D2691E"/>
                <w:sz w:val="16"/>
                <w:szCs w:val="16"/>
              </w:rPr>
              <w:t xml:space="preserve"> retour sur la formation </w:t>
            </w:r>
            <w:proofErr w:type="spellStart"/>
            <w:r>
              <w:rPr>
                <w:rStyle w:val="Lienhypertexte"/>
                <w:color w:val="D2691E"/>
                <w:sz w:val="16"/>
                <w:szCs w:val="16"/>
              </w:rPr>
              <w:t>LaboSim</w:t>
            </w:r>
            <w:proofErr w:type="spellEnd"/>
            <w:r>
              <w:rPr>
                <w:rStyle w:val="Lienhypertexte"/>
                <w:color w:val="D2691E"/>
                <w:sz w:val="16"/>
                <w:szCs w:val="16"/>
              </w:rPr>
              <w:t xml:space="preserve"> à l’EISMV - OMSA - Afrique</w:t>
            </w:r>
            <w:r>
              <w:fldChar w:fldCharType="end"/>
            </w:r>
          </w:p>
        </w:tc>
      </w:tr>
      <w:tr w:rsidR="001E585C" w:rsidTr="09248F58" w14:paraId="645B1D93" w14:textId="77777777">
        <w:tc>
          <w:tcPr>
            <w:tcW w:w="4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5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E585C" w:rsidRDefault="00000000" w14:paraId="14E300BF" w14:textId="77777777">
            <w:r w:rsidRPr="000A4E8C">
              <w:t>Conférence continentale africaine sur le développement des réseaux de personnels vétérinaires : Pleins feux sur l'engagement avec les partenaires, les femmes et la jeunesse</w:t>
            </w:r>
          </w:p>
        </w:tc>
        <w:tc>
          <w:tcPr>
            <w:tcW w:w="4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5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E585C" w:rsidP="5C12DF1D" w:rsidRDefault="00000000" w14:paraId="4325A8D4" w14:textId="5855A275">
            <w:pPr>
              <w:rPr>
                <w:color w:val="D2691E"/>
                <w:sz w:val="16"/>
                <w:szCs w:val="16"/>
                <w:u w:val="single"/>
              </w:rPr>
            </w:pPr>
            <w:hyperlink r:id="rId22">
              <w:r>
                <w:rPr>
                  <w:rStyle w:val="Lienhypertexte"/>
                  <w:color w:val="D2691E"/>
                  <w:sz w:val="16"/>
                  <w:szCs w:val="16"/>
                </w:rPr>
                <w:t>Conférence continentale africaine sur le développement des réseaux de personnels vétérinaires : Pleins feux sur l'engagement avec les partenaires, les femmes et la jeunesse - OMSA - Afrique</w:t>
              </w:r>
            </w:hyperlink>
          </w:p>
        </w:tc>
      </w:tr>
      <w:tr w:rsidR="001E585C" w:rsidTr="09248F58" w14:paraId="4105C0EB" w14:textId="77777777">
        <w:tc>
          <w:tcPr>
            <w:tcW w:w="4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E585C" w:rsidRDefault="00000000" w14:paraId="2721F6D4" w14:textId="77777777">
            <w:r w:rsidRPr="000A4E8C">
              <w:t>Retour sur les réunions de coordination nationale du projet P3V après quatre années de mise en œuvre au Sénégal et au Togo</w:t>
            </w:r>
          </w:p>
        </w:tc>
        <w:tc>
          <w:tcPr>
            <w:tcW w:w="4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E585C" w:rsidP="5C12DF1D" w:rsidRDefault="00000000" w14:paraId="635B4899" w14:textId="5FDD2A94">
            <w:pPr>
              <w:rPr>
                <w:color w:val="D2691E"/>
                <w:sz w:val="16"/>
                <w:szCs w:val="16"/>
                <w:u w:val="single"/>
              </w:rPr>
            </w:pPr>
            <w:hyperlink r:id="rId23">
              <w:r>
                <w:rPr>
                  <w:rStyle w:val="Lienhypertexte"/>
                  <w:color w:val="D2691E"/>
                  <w:sz w:val="16"/>
                  <w:szCs w:val="16"/>
                </w:rPr>
                <w:t>Retour sur les réunions de coordination nationale du projet P3V après quatre années de mise en œuvre au Sénégal et au Togo - OMSA - Afrique</w:t>
              </w:r>
            </w:hyperlink>
          </w:p>
        </w:tc>
      </w:tr>
      <w:tr w:rsidR="5C12DF1D" w:rsidTr="09248F58" w14:paraId="0D2A126F" w14:textId="77777777">
        <w:trPr>
          <w:trHeight w:val="300"/>
        </w:trPr>
        <w:tc>
          <w:tcPr>
            <w:tcW w:w="4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Pr="000A4E8C" w:rsidR="447F443F" w:rsidP="5C12DF1D" w:rsidRDefault="447F443F" w14:paraId="128C97F7" w14:textId="496F3C0F">
            <w:r w:rsidRPr="000A4E8C">
              <w:t>Collaboration stratégique pour renforcer les Services Vétérinaires : le projet P3V aux côtés de Brooke et VSF-Suisse</w:t>
            </w:r>
          </w:p>
        </w:tc>
        <w:tc>
          <w:tcPr>
            <w:tcW w:w="4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447F443F" w:rsidP="3275C0D0" w:rsidRDefault="447F443F" w14:paraId="21AB1106" w14:textId="0811D0B6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  <w:color w:val="DEB199"/>
                <w:sz w:val="16"/>
                <w:szCs w:val="16"/>
                <w:u w:val="single"/>
              </w:rPr>
            </w:pPr>
            <w:hyperlink r:id="Reb3dcea7bebb4875">
              <w:r w:rsidRPr="3275C0D0" w:rsidR="6396B34E">
                <w:rPr>
                  <w:rStyle w:val="Lienhypertexte"/>
                  <w:b w:val="1"/>
                  <w:bCs w:val="1"/>
                  <w:color w:val="DEB199"/>
                  <w:sz w:val="16"/>
                  <w:szCs w:val="16"/>
                </w:rPr>
                <w:t>https://rr-africa.woah.org/fr/news/collaboration-strategique-pour-renforcer-les-services-veterinaires-le-projet-p3v-aux-</w:t>
              </w:r>
              <w:r w:rsidRPr="3275C0D0" w:rsidR="6396B34E">
                <w:rPr>
                  <w:rStyle w:val="Lienhypertexte"/>
                  <w:b w:val="1"/>
                  <w:bCs w:val="1"/>
                  <w:color w:val="DEB199"/>
                  <w:sz w:val="16"/>
                  <w:szCs w:val="16"/>
                </w:rPr>
                <w:t>cotes</w:t>
              </w:r>
              <w:r w:rsidRPr="3275C0D0" w:rsidR="6396B34E">
                <w:rPr>
                  <w:rStyle w:val="Lienhypertexte"/>
                  <w:b w:val="1"/>
                  <w:bCs w:val="1"/>
                  <w:color w:val="DEB199"/>
                  <w:sz w:val="16"/>
                  <w:szCs w:val="16"/>
                </w:rPr>
                <w:t>-de-brooke-et-vsf-suisse/</w:t>
              </w:r>
            </w:hyperlink>
            <w:r w:rsidRPr="3275C0D0" w:rsidR="6396B34E">
              <w:rPr>
                <w:b w:val="1"/>
                <w:bCs w:val="1"/>
                <w:color w:val="DEB199"/>
                <w:sz w:val="16"/>
                <w:szCs w:val="16"/>
                <w:u w:val="single"/>
              </w:rPr>
              <w:t xml:space="preserve"> </w:t>
            </w:r>
          </w:p>
        </w:tc>
      </w:tr>
      <w:tr w:rsidR="001E585C" w:rsidTr="09248F58" w14:paraId="049826D2" w14:textId="77777777">
        <w:tc>
          <w:tcPr>
            <w:tcW w:w="4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5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Pr="000A4E8C" w:rsidR="001E585C" w:rsidP="13DD157B" w:rsidRDefault="00000000" w14:paraId="5C85EB31" w14:textId="77777777">
            <w:r w:rsidRPr="000A4E8C">
              <w:t>Toujours minoritaires mais plus nombreuses qu'avant : formation et insertion professionnelle des femmes dans le secteur vétérinaire</w:t>
            </w:r>
          </w:p>
        </w:tc>
        <w:tc>
          <w:tcPr>
            <w:tcW w:w="4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5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E585C" w:rsidP="5C12DF1D" w:rsidRDefault="00000000" w14:paraId="079343A9" w14:textId="1AD0E2F7">
            <w:pPr>
              <w:rPr>
                <w:color w:val="D2691E"/>
                <w:sz w:val="16"/>
                <w:szCs w:val="16"/>
                <w:u w:val="single"/>
              </w:rPr>
            </w:pPr>
            <w:r>
              <w:fldChar w:fldCharType="begin"/>
            </w:r>
            <w:r>
              <w:instrText>HYPERLINK "https://rr-africa.woah.org/fr/news/toujours-minoritaires-mais-plus-nombreuses-quavant-formation-et-insertion-professionnelle-des-femmes-dans-le-secteur-veterinaire/" \h</w:instrText>
            </w:r>
            <w:r>
              <w:fldChar w:fldCharType="separate"/>
            </w:r>
            <w:r>
              <w:rPr>
                <w:rStyle w:val="Lienhypertexte"/>
                <w:color w:val="D2691E"/>
                <w:sz w:val="16"/>
                <w:szCs w:val="16"/>
              </w:rPr>
              <w:t>Toujours minoritaires mais plus nombreuses qu’avant : formation et insertion professionnelle des femmes dans le secteur vétérinaire - OMSA - Afrique</w:t>
            </w:r>
            <w:r>
              <w:fldChar w:fldCharType="end"/>
            </w:r>
          </w:p>
        </w:tc>
      </w:tr>
      <w:tr w:rsidR="001E585C" w:rsidTr="09248F58" w14:paraId="41CF873F" w14:textId="77777777">
        <w:trPr>
          <w:trHeight w:val="420"/>
        </w:trPr>
        <w:tc>
          <w:tcPr>
            <w:tcW w:w="936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E585C" w:rsidRDefault="00000000" w14:paraId="6FAF5898" w14:textId="40A5E4FC">
            <w:pPr>
              <w:jc w:val="center"/>
            </w:pPr>
            <w:r w:rsidRPr="09248F58" w:rsidR="13643703">
              <w:rPr>
                <w:b w:val="1"/>
                <w:bCs w:val="1"/>
                <w:color w:val="1A1A1A"/>
                <w:sz w:val="22"/>
                <w:szCs w:val="22"/>
                <w:lang w:val="en-US"/>
              </w:rPr>
              <w:t xml:space="preserve"> Formation</w:t>
            </w:r>
          </w:p>
        </w:tc>
      </w:tr>
      <w:tr w:rsidR="001E585C" w:rsidTr="09248F58" w14:paraId="56316D28" w14:textId="77777777">
        <w:tc>
          <w:tcPr>
            <w:tcW w:w="4800" w:type="dxa"/>
            <w:tcBorders>
              <w:top w:val="single" w:color="auto" w:sz="12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5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E585C" w:rsidRDefault="00000000" w14:paraId="3C89E418" w14:textId="77777777">
            <w:r w:rsidRPr="000A4E8C">
              <w:t>Portail MUPSA numérique — Manuel à l'usage du personnel de santé animale (MUPSA)</w:t>
            </w:r>
          </w:p>
        </w:tc>
        <w:tc>
          <w:tcPr>
            <w:tcW w:w="4560" w:type="dxa"/>
            <w:tcBorders>
              <w:top w:val="single" w:color="auto" w:sz="12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5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E585C" w:rsidRDefault="00000000" w14:paraId="0ADD8FB3" w14:textId="77777777">
            <w:hyperlink w:history="1" r:id="rId24">
              <w:r>
                <w:rPr>
                  <w:color w:val="D2691E"/>
                  <w:sz w:val="16"/>
                  <w:szCs w:val="16"/>
                  <w:u w:val="single"/>
                </w:rPr>
                <w:t>https://rr-africa.woah.org/fr/projets/p3v-professionalisation-des-para-professionnels-veterinaires-afd/outils-et-ressources/portail-mupsa/</w:t>
              </w:r>
            </w:hyperlink>
          </w:p>
        </w:tc>
      </w:tr>
      <w:tr w:rsidR="001E585C" w:rsidTr="09248F58" w14:paraId="4056C42B" w14:textId="77777777">
        <w:tc>
          <w:tcPr>
            <w:tcW w:w="4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E585C" w:rsidRDefault="00000000" w14:paraId="61CD1FDC" w14:textId="77777777">
            <w:r w:rsidRPr="000A4E8C">
              <w:t>Projet P3V : Vidéo « Autopsie de base chez la volaille »</w:t>
            </w:r>
          </w:p>
        </w:tc>
        <w:tc>
          <w:tcPr>
            <w:tcW w:w="4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E585C" w:rsidP="3275C0D0" w:rsidRDefault="00000000" w14:paraId="40E88060" w14:textId="23CE4B2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0563C1"/>
                <w:sz w:val="16"/>
                <w:szCs w:val="16"/>
                <w:u w:val="single"/>
              </w:rPr>
            </w:pPr>
            <w:r w:rsidRPr="3275C0D0" w:rsidR="02F77732">
              <w:rPr>
                <w:color w:val="0563C1"/>
                <w:sz w:val="16"/>
                <w:szCs w:val="16"/>
                <w:u w:val="single"/>
              </w:rPr>
              <w:t>https://rr-africa.woah.org/fr/trainings/projet-p3v-video-autopsie-de-base-chez-la-volaille/</w:t>
            </w:r>
          </w:p>
        </w:tc>
      </w:tr>
      <w:tr w:rsidR="001E585C" w:rsidTr="09248F58" w14:paraId="5A7799D5" w14:textId="77777777">
        <w:tc>
          <w:tcPr>
            <w:tcW w:w="4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5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E585C" w:rsidRDefault="00000000" w14:paraId="1D5471EA" w14:textId="77777777">
            <w:r w:rsidRPr="000A4E8C">
              <w:t>Projet P3V : Vidéo « Sutures chirurgicales en médecine vétérinaire »</w:t>
            </w:r>
          </w:p>
        </w:tc>
        <w:tc>
          <w:tcPr>
            <w:tcW w:w="4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5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E585C" w:rsidP="5C12DF1D" w:rsidRDefault="00000000" w14:paraId="7EBF8C6F" w14:textId="008CF5DB">
            <w:pPr>
              <w:rPr>
                <w:color w:val="D2691E"/>
                <w:sz w:val="16"/>
                <w:szCs w:val="16"/>
                <w:u w:val="single"/>
              </w:rPr>
            </w:pPr>
            <w:hyperlink r:id="rId26">
              <w:r>
                <w:rPr>
                  <w:rStyle w:val="Lienhypertexte"/>
                  <w:color w:val="D2691E"/>
                  <w:sz w:val="16"/>
                  <w:szCs w:val="16"/>
                </w:rPr>
                <w:t>Projet P3V : Vidéo "Sutures chirurgicales en médecine vétérinaire" - OMSA - Afrique</w:t>
              </w:r>
            </w:hyperlink>
          </w:p>
        </w:tc>
      </w:tr>
      <w:tr w:rsidR="001E585C" w:rsidTr="09248F58" w14:paraId="7EFCE413" w14:textId="77777777">
        <w:tc>
          <w:tcPr>
            <w:tcW w:w="4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Pr="000A4E8C" w:rsidR="001E585C" w:rsidP="13DD157B" w:rsidRDefault="00000000" w14:paraId="714D6A10" w14:textId="77777777">
            <w:r w:rsidRPr="000A4E8C">
              <w:t>Les fondamentaux de la sécurité des acteurs de terrain en santé animale : abord et contention des bovins et des chiens</w:t>
            </w:r>
          </w:p>
        </w:tc>
        <w:tc>
          <w:tcPr>
            <w:tcW w:w="4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E585C" w:rsidP="5C12DF1D" w:rsidRDefault="00000000" w14:paraId="30C16C8C" w14:textId="3C9ADB91">
            <w:pPr>
              <w:rPr>
                <w:color w:val="D2691E"/>
                <w:sz w:val="16"/>
                <w:szCs w:val="16"/>
                <w:u w:val="single"/>
              </w:rPr>
            </w:pPr>
            <w:hyperlink r:id="Reede6fc7b1e54331">
              <w:r w:rsidRPr="3275C0D0" w:rsidR="5B357277">
                <w:rPr>
                  <w:rStyle w:val="Lienhypertexte"/>
                  <w:color w:val="D2691E"/>
                  <w:sz w:val="16"/>
                  <w:szCs w:val="16"/>
                </w:rPr>
                <w:t>Les fondamentaux de la sécurité des acteurs de terrain en santé animale : abord et contention des bovins et des chiens - OMSA - Afrique</w:t>
              </w:r>
            </w:hyperlink>
          </w:p>
        </w:tc>
      </w:tr>
      <w:tr xmlns:wp14="http://schemas.microsoft.com/office/word/2010/wordml" w:rsidR="3275C0D0" w:rsidTr="09248F58" w14:paraId="560A02B0" wp14:textId="77777777">
        <w:trPr>
          <w:trHeight w:val="300"/>
        </w:trPr>
        <w:tc>
          <w:tcPr>
            <w:tcW w:w="4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1A4641AF" w:rsidRDefault="1A4641AF" w14:paraId="07D599FA" w14:textId="7B0F7CDF">
            <w:r w:rsidR="1A4641AF">
              <w:rPr/>
              <w:t xml:space="preserve">Projet P3V : l'OMSA soutient </w:t>
            </w:r>
            <w:r w:rsidR="1A4641AF">
              <w:rPr/>
              <w:t>la</w:t>
            </w:r>
            <w:r w:rsidR="1A4641AF">
              <w:rPr/>
              <w:t xml:space="preserve"> formation en examen clinique des ruminants et des carnivores domestiques</w:t>
            </w:r>
          </w:p>
          <w:p w:rsidR="3275C0D0" w:rsidP="3275C0D0" w:rsidRDefault="3275C0D0" w14:paraId="3178D389" w14:textId="0F5601BE">
            <w:pPr>
              <w:pStyle w:val="Normal"/>
            </w:pPr>
          </w:p>
        </w:tc>
        <w:tc>
          <w:tcPr>
            <w:tcW w:w="4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1A4641AF" w:rsidRDefault="1A4641AF" w14:paraId="0E11BA57" wp14:textId="77777777">
            <w:hyperlink r:id="Re0761a09c9e44817">
              <w:r w:rsidRPr="3275C0D0" w:rsidR="1A4641AF">
                <w:rPr>
                  <w:color w:val="D2691E"/>
                  <w:sz w:val="16"/>
                  <w:szCs w:val="16"/>
                  <w:u w:val="single"/>
                </w:rPr>
                <w:t>https://rr-africa.woah.org/fr/trainings/projet-p3v-lomsa-soutient-une-formation-en-examen-clinique-des-ruminants-et-des-carnivores-domestiques/</w:t>
              </w:r>
            </w:hyperlink>
          </w:p>
          <w:p w:rsidR="3275C0D0" w:rsidP="3275C0D0" w:rsidRDefault="3275C0D0" w14:paraId="132C780B" w14:textId="31EF8F6A">
            <w:pPr>
              <w:pStyle w:val="Normal"/>
              <w:rPr>
                <w:color w:val="D2691E"/>
                <w:sz w:val="16"/>
                <w:szCs w:val="16"/>
              </w:rPr>
            </w:pPr>
          </w:p>
        </w:tc>
      </w:tr>
      <w:tr w:rsidR="001E585C" w:rsidTr="09248F58" w14:paraId="4E813E6E" w14:textId="77777777">
        <w:trPr>
          <w:trHeight w:val="420"/>
        </w:trPr>
        <w:tc>
          <w:tcPr>
            <w:tcW w:w="936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E585C" w:rsidP="13DD157B" w:rsidRDefault="00000000" w14:paraId="6E04443C" w14:textId="77777777">
            <w:pPr>
              <w:jc w:val="center"/>
              <w:rPr>
                <w:b/>
                <w:bCs/>
                <w:color w:val="1A1A1A"/>
                <w:sz w:val="22"/>
                <w:szCs w:val="22"/>
                <w:lang w:val="en-US"/>
              </w:rPr>
            </w:pPr>
            <w:r>
              <w:rPr>
                <w:b/>
                <w:bCs/>
                <w:color w:val="1A1A1A"/>
                <w:sz w:val="22"/>
                <w:szCs w:val="22"/>
                <w:lang w:val="en-US"/>
              </w:rPr>
              <w:t xml:space="preserve">Fiches de </w:t>
            </w:r>
            <w:proofErr w:type="spellStart"/>
            <w:r>
              <w:rPr>
                <w:b/>
                <w:bCs/>
                <w:color w:val="1A1A1A"/>
                <w:sz w:val="22"/>
                <w:szCs w:val="22"/>
                <w:lang w:val="en-US"/>
              </w:rPr>
              <w:t>capitalisation</w:t>
            </w:r>
            <w:proofErr w:type="spellEnd"/>
          </w:p>
        </w:tc>
      </w:tr>
      <w:tr xmlns:wp14="http://schemas.microsoft.com/office/word/2010/wordml" w:rsidR="7CFE40FF" w:rsidTr="09248F58" w14:paraId="317E9107" wp14:textId="77777777">
        <w:trPr>
          <w:trHeight w:val="300"/>
        </w:trPr>
        <w:tc>
          <w:tcPr>
            <w:tcW w:w="4800" w:type="dxa"/>
            <w:tcBorders>
              <w:top w:val="single" w:color="auto" w:sz="12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5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5FE4F54" w:rsidP="7CFE40FF" w:rsidRDefault="05FE4F54" w14:paraId="3454077C" w14:textId="79F6E897">
            <w:pPr>
              <w:pStyle w:val="Normal"/>
            </w:pPr>
            <w:r w:rsidR="05FE4F54">
              <w:rPr/>
              <w:t>Le Projet P3V : Un levier stratégique pour la santé animale en Afrique de l'Ouest</w:t>
            </w:r>
          </w:p>
          <w:p w:rsidR="7CFE40FF" w:rsidP="7CFE40FF" w:rsidRDefault="7CFE40FF" w14:paraId="0F98E700" w14:textId="3519AE58">
            <w:pPr>
              <w:pStyle w:val="Normal"/>
            </w:pPr>
          </w:p>
        </w:tc>
        <w:tc>
          <w:tcPr>
            <w:tcW w:w="4560" w:type="dxa"/>
            <w:tcBorders>
              <w:top w:val="single" w:color="auto" w:sz="12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5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5FE4F54" w:rsidP="7CFE40FF" w:rsidRDefault="05FE4F54" w14:paraId="7795E76E" w14:textId="296AC613">
            <w:pPr>
              <w:pStyle w:val="Normal"/>
            </w:pPr>
            <w:ins w:author="André  Pouwedou  Bedekelabou" w:date="2026-04-24T14:54:29.42Z" w16du:dateUtc="2026-04-24T14:54:29.42Z" w:id="572046636">
              <w:r>
                <w:fldChar w:fldCharType="begin"/>
              </w:r>
            </w:ins>
            <w:r>
              <w:instrText xml:space="preserve">HYPERLINK "https://rr-africa.woah.org/fr/news/le-projet-p3v-un-levier-strategique-pour-la-sante-animale-en-afrique-de-louest/" </w:instrText>
            </w:r>
            <w:ins w:author="André  Pouwedou  Bedekelabou" w:date="2026-04-24T14:54:29.422Z" w16du:dateUtc="2026-04-24T14:54:29.422Z" w:id="467835559">
              <w:r>
                <w:fldChar w:fldCharType="separate"/>
              </w:r>
            </w:ins>
            <w:r w:rsidRPr="7CFE40FF" w:rsidR="05FE4F54">
              <w:rPr>
                <w:rStyle w:val="Lienhypertexte"/>
                <w:i w:val="1"/>
                <w:iCs w:val="1"/>
                <w:sz w:val="18"/>
                <w:szCs w:val="18"/>
              </w:rPr>
              <w:t>https://rr-africa.woah.org/fr/news/le-projet-p3v-un-levier-strategique-pour-la-sante-animale-en-afrique-de-louest/</w:t>
            </w:r>
            <w:ins w:author="André  Pouwedou  Bedekelabou" w:date="2026-04-24T14:54:29.424Z" w16du:dateUtc="2026-04-24T14:54:29.424Z" w:id="1522477650">
              <w:r>
                <w:fldChar w:fldCharType="end"/>
              </w:r>
            </w:ins>
            <w:ins w:author="André  Pouwedou  Bedekelabou" w:date="2026-04-24T14:54:29.353Z" w16du:dateUtc="2026-04-24T14:54:29.353Z" w:id="566144360">
              <w:r w:rsidRPr="7CFE40FF" w:rsidR="05FE4F54">
                <w:rPr>
                  <w:i w:val="1"/>
                  <w:iCs w:val="1"/>
                  <w:color w:val="666666"/>
                  <w:sz w:val="18"/>
                  <w:szCs w:val="18"/>
                </w:rPr>
                <w:t xml:space="preserve"> </w:t>
              </w:r>
            </w:ins>
          </w:p>
        </w:tc>
      </w:tr>
      <w:tr w:rsidR="001E585C" w:rsidTr="09248F58" w14:paraId="26513E17" w14:textId="77777777">
        <w:tc>
          <w:tcPr>
            <w:tcW w:w="4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5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Pr="000A4E8C" w:rsidR="001E585C" w:rsidP="13DD157B" w:rsidRDefault="00000000" w14:paraId="5E268C8F" w14:textId="77777777">
            <w:pPr>
              <w:rPr>
                <w:color w:val="000000"/>
              </w:rPr>
            </w:pPr>
            <w:r w:rsidRPr="000A4E8C">
              <w:rPr>
                <w:color w:val="000000"/>
              </w:rPr>
              <w:t>Formation des paraprofessionnels vétérinaires : un gage d'efficacité d'un réseau de professionnels de santé animale</w:t>
            </w:r>
          </w:p>
          <w:p w:rsidR="001E585C" w:rsidRDefault="00000000" w14:paraId="1560FD0A" w14:textId="77777777">
            <w:proofErr w:type="gramStart"/>
            <w:r>
              <w:rPr>
                <w:i/>
                <w:iCs/>
                <w:color w:val="666666"/>
                <w:sz w:val="18"/>
                <w:szCs w:val="18"/>
                <w:lang w:val="en-US"/>
              </w:rPr>
              <w:t>Source :</w:t>
            </w:r>
            <w:proofErr w:type="gramEnd"/>
            <w:r>
              <w:rPr>
                <w:i/>
                <w:iCs/>
                <w:color w:val="666666"/>
                <w:sz w:val="18"/>
                <w:szCs w:val="18"/>
                <w:lang w:val="en-US"/>
              </w:rPr>
              <w:t xml:space="preserve"> Réseau FAR</w:t>
            </w:r>
          </w:p>
        </w:tc>
        <w:tc>
          <w:tcPr>
            <w:tcW w:w="4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5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E585C" w:rsidP="5C12DF1D" w:rsidRDefault="00000000" w14:paraId="64899960" w14:textId="2B648AE7">
            <w:pPr>
              <w:rPr>
                <w:color w:val="D2691E"/>
                <w:sz w:val="16"/>
                <w:szCs w:val="16"/>
                <w:u w:val="single"/>
              </w:rPr>
            </w:pPr>
            <w:hyperlink r:id="rId29">
              <w:r>
                <w:rPr>
                  <w:rStyle w:val="Lienhypertexte"/>
                  <w:color w:val="D2691E"/>
                  <w:sz w:val="16"/>
                  <w:szCs w:val="16"/>
                </w:rPr>
                <w:t xml:space="preserve">Formation des </w:t>
              </w:r>
              <w:proofErr w:type="spellStart"/>
              <w:r>
                <w:rPr>
                  <w:rStyle w:val="Lienhypertexte"/>
                  <w:color w:val="D2691E"/>
                  <w:sz w:val="16"/>
                  <w:szCs w:val="16"/>
                </w:rPr>
                <w:t>paraprofessionnels</w:t>
              </w:r>
              <w:proofErr w:type="spellEnd"/>
              <w:r>
                <w:rPr>
                  <w:rStyle w:val="Lienhypertexte"/>
                  <w:color w:val="D2691E"/>
                  <w:sz w:val="16"/>
                  <w:szCs w:val="16"/>
                </w:rPr>
                <w:t xml:space="preserve"> vétérinaires : un gage d’efficacité d’un réseau de professionnels de santé animale - Réseau</w:t>
              </w:r>
            </w:hyperlink>
          </w:p>
        </w:tc>
      </w:tr>
    </w:tbl>
    <w:p w:rsidRPr="000A4E8C" w:rsidR="5C12DF1D" w:rsidP="5C12DF1D" w:rsidRDefault="5C12DF1D" w14:paraId="20C8704B" w14:textId="348239F3">
      <w:pPr>
        <w:rPr>
          <w:i/>
          <w:iCs/>
          <w:color w:val="666666"/>
          <w:sz w:val="18"/>
          <w:szCs w:val="18"/>
        </w:rPr>
      </w:pPr>
    </w:p>
    <w:p w:rsidRPr="000A4E8C" w:rsidR="5C12DF1D" w:rsidP="5C12DF1D" w:rsidRDefault="5C12DF1D" w14:paraId="43B50458" w14:textId="2D0F99DB">
      <w:pPr>
        <w:rPr>
          <w:i/>
          <w:iCs/>
          <w:color w:val="666666"/>
          <w:sz w:val="18"/>
          <w:szCs w:val="18"/>
        </w:rPr>
      </w:pPr>
    </w:p>
    <w:p w:rsidR="001E585C" w:rsidRDefault="00000000" w14:paraId="71B5863D" w14:textId="77777777">
      <w:r w:rsidRPr="000A4E8C">
        <w:rPr>
          <w:i/>
          <w:iCs/>
          <w:color w:val="666666"/>
          <w:sz w:val="18"/>
          <w:szCs w:val="18"/>
        </w:rPr>
        <w:t xml:space="preserve">Page ressources complète : </w:t>
      </w:r>
      <w:hyperlink r:id="rId30">
        <w:r w:rsidRPr="000A4E8C">
          <w:rPr>
            <w:color w:val="D2691E"/>
            <w:sz w:val="18"/>
            <w:szCs w:val="18"/>
            <w:u w:val="single"/>
          </w:rPr>
          <w:t>https://rr-africa.woah.org/fr/projets/p3v-professionalisation-des-para-professionnels-veterinaires-afd/outils-et-ressources/</w:t>
        </w:r>
      </w:hyperlink>
    </w:p>
    <w:sectPr w:rsidR="001E585C">
      <w:headerReference w:type="default" r:id="rId31"/>
      <w:footerReference w:type="default" r:id="rId32"/>
      <w:pgSz w:w="11906" w:h="16838" w:orient="portrait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F0840" w:rsidRDefault="00BF0840" w14:paraId="55438DE4" w14:textId="77777777">
      <w:r>
        <w:separator/>
      </w:r>
    </w:p>
  </w:endnote>
  <w:endnote w:type="continuationSeparator" w:id="0">
    <w:p w:rsidR="00BF0840" w:rsidRDefault="00BF0840" w14:paraId="7CEC78A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65"/>
      <w:gridCol w:w="3165"/>
      <w:gridCol w:w="3165"/>
    </w:tblGrid>
    <w:tr w:rsidR="5C12DF1D" w:rsidTr="5C12DF1D" w14:paraId="0166B4CD" w14:textId="77777777">
      <w:trPr>
        <w:trHeight w:val="300"/>
      </w:trPr>
      <w:tc>
        <w:tcPr>
          <w:tcW w:w="3165" w:type="dxa"/>
        </w:tcPr>
        <w:p w:rsidR="5C12DF1D" w:rsidP="5C12DF1D" w:rsidRDefault="5C12DF1D" w14:paraId="388121E2" w14:textId="48F2B91C">
          <w:pPr>
            <w:pStyle w:val="En-tte"/>
            <w:ind w:left="-115"/>
          </w:pPr>
        </w:p>
      </w:tc>
      <w:tc>
        <w:tcPr>
          <w:tcW w:w="3165" w:type="dxa"/>
        </w:tcPr>
        <w:p w:rsidR="5C12DF1D" w:rsidP="5C12DF1D" w:rsidRDefault="5C12DF1D" w14:paraId="3027FAB7" w14:textId="55D1397C">
          <w:pPr>
            <w:pStyle w:val="En-tte"/>
            <w:jc w:val="center"/>
          </w:pPr>
        </w:p>
      </w:tc>
      <w:tc>
        <w:tcPr>
          <w:tcW w:w="3165" w:type="dxa"/>
        </w:tcPr>
        <w:p w:rsidR="5C12DF1D" w:rsidP="5C12DF1D" w:rsidRDefault="5C12DF1D" w14:paraId="3853D2E7" w14:textId="2726C95E">
          <w:pPr>
            <w:pStyle w:val="En-tte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0A4E8C">
            <w:rPr>
              <w:noProof/>
            </w:rPr>
            <w:t>1</w:t>
          </w:r>
          <w:r>
            <w:fldChar w:fldCharType="end"/>
          </w:r>
        </w:p>
      </w:tc>
    </w:tr>
  </w:tbl>
  <w:p w:rsidR="5C12DF1D" w:rsidP="5C12DF1D" w:rsidRDefault="5C12DF1D" w14:paraId="520C8A8A" w14:textId="2702823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F0840" w:rsidRDefault="00BF0840" w14:paraId="26515F8A" w14:textId="77777777">
      <w:r>
        <w:separator/>
      </w:r>
    </w:p>
  </w:footnote>
  <w:footnote w:type="continuationSeparator" w:id="0">
    <w:p w:rsidR="00BF0840" w:rsidRDefault="00BF0840" w14:paraId="76323503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65"/>
      <w:gridCol w:w="3165"/>
      <w:gridCol w:w="3165"/>
    </w:tblGrid>
    <w:tr w:rsidR="5C12DF1D" w:rsidTr="5C12DF1D" w14:paraId="1ADC3706" w14:textId="77777777">
      <w:trPr>
        <w:trHeight w:val="300"/>
      </w:trPr>
      <w:tc>
        <w:tcPr>
          <w:tcW w:w="3165" w:type="dxa"/>
        </w:tcPr>
        <w:p w:rsidR="5C12DF1D" w:rsidP="5C12DF1D" w:rsidRDefault="5C12DF1D" w14:paraId="38064BBD" w14:textId="71F3FC39">
          <w:pPr>
            <w:pStyle w:val="En-tte"/>
            <w:ind w:left="-115"/>
          </w:pPr>
        </w:p>
      </w:tc>
      <w:tc>
        <w:tcPr>
          <w:tcW w:w="3165" w:type="dxa"/>
        </w:tcPr>
        <w:p w:rsidR="5C12DF1D" w:rsidP="5C12DF1D" w:rsidRDefault="5C12DF1D" w14:paraId="0259F3BB" w14:textId="7D3F48A4">
          <w:pPr>
            <w:pStyle w:val="En-tte"/>
            <w:jc w:val="center"/>
          </w:pPr>
        </w:p>
      </w:tc>
      <w:tc>
        <w:tcPr>
          <w:tcW w:w="3165" w:type="dxa"/>
        </w:tcPr>
        <w:p w:rsidR="5C12DF1D" w:rsidP="5C12DF1D" w:rsidRDefault="5C12DF1D" w14:paraId="632C5871" w14:textId="2EEC04BF">
          <w:pPr>
            <w:pStyle w:val="En-tte"/>
            <w:ind w:right="-115"/>
            <w:jc w:val="right"/>
          </w:pPr>
        </w:p>
      </w:tc>
    </w:tr>
  </w:tbl>
  <w:p w:rsidR="5C12DF1D" w:rsidP="5C12DF1D" w:rsidRDefault="5C12DF1D" w14:paraId="152B52EC" w14:textId="3BC9AAC6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40C559"/>
    <w:multiLevelType w:val="hybridMultilevel"/>
    <w:tmpl w:val="61D478CE"/>
    <w:lvl w:ilvl="0" w:tplc="0C5A19EE">
      <w:start w:val="1"/>
      <w:numFmt w:val="bullet"/>
      <w:lvlText w:val="●"/>
      <w:lvlJc w:val="left"/>
      <w:pPr>
        <w:ind w:left="720" w:hanging="360"/>
      </w:pPr>
    </w:lvl>
    <w:lvl w:ilvl="1" w:tplc="49824DD0">
      <w:start w:val="1"/>
      <w:numFmt w:val="bullet"/>
      <w:lvlText w:val="○"/>
      <w:lvlJc w:val="left"/>
      <w:pPr>
        <w:ind w:left="1440" w:hanging="360"/>
      </w:pPr>
    </w:lvl>
    <w:lvl w:ilvl="2" w:tplc="8228CF18">
      <w:start w:val="1"/>
      <w:numFmt w:val="bullet"/>
      <w:lvlText w:val="■"/>
      <w:lvlJc w:val="left"/>
      <w:pPr>
        <w:ind w:left="2160" w:hanging="360"/>
      </w:pPr>
    </w:lvl>
    <w:lvl w:ilvl="3" w:tplc="77B25526">
      <w:start w:val="1"/>
      <w:numFmt w:val="bullet"/>
      <w:lvlText w:val="●"/>
      <w:lvlJc w:val="left"/>
      <w:pPr>
        <w:ind w:left="2880" w:hanging="360"/>
      </w:pPr>
    </w:lvl>
    <w:lvl w:ilvl="4" w:tplc="2C9A9F5E">
      <w:start w:val="1"/>
      <w:numFmt w:val="bullet"/>
      <w:lvlText w:val="○"/>
      <w:lvlJc w:val="left"/>
      <w:pPr>
        <w:ind w:left="3600" w:hanging="360"/>
      </w:pPr>
    </w:lvl>
    <w:lvl w:ilvl="5" w:tplc="4336B902">
      <w:start w:val="1"/>
      <w:numFmt w:val="bullet"/>
      <w:lvlText w:val="■"/>
      <w:lvlJc w:val="left"/>
      <w:pPr>
        <w:ind w:left="4320" w:hanging="360"/>
      </w:pPr>
    </w:lvl>
    <w:lvl w:ilvl="6" w:tplc="F6141410">
      <w:start w:val="1"/>
      <w:numFmt w:val="bullet"/>
      <w:lvlText w:val="●"/>
      <w:lvlJc w:val="left"/>
      <w:pPr>
        <w:ind w:left="5040" w:hanging="360"/>
      </w:pPr>
    </w:lvl>
    <w:lvl w:ilvl="7" w:tplc="2BA4791A">
      <w:start w:val="1"/>
      <w:numFmt w:val="bullet"/>
      <w:lvlText w:val="●"/>
      <w:lvlJc w:val="left"/>
      <w:pPr>
        <w:ind w:left="5760" w:hanging="360"/>
      </w:pPr>
    </w:lvl>
    <w:lvl w:ilvl="8" w:tplc="4402601A">
      <w:start w:val="1"/>
      <w:numFmt w:val="bullet"/>
      <w:lvlText w:val="●"/>
      <w:lvlJc w:val="left"/>
      <w:pPr>
        <w:ind w:left="6480" w:hanging="360"/>
      </w:pPr>
    </w:lvl>
  </w:abstractNum>
  <w:num w:numId="1" w16cid:durableId="198443245">
    <w:abstractNumId w:val="0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displayBackgroundShape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3DD157B"/>
    <w:rsid w:val="00000000"/>
    <w:rsid w:val="00025793"/>
    <w:rsid w:val="000A4E8C"/>
    <w:rsid w:val="001E585C"/>
    <w:rsid w:val="00656489"/>
    <w:rsid w:val="00BF0840"/>
    <w:rsid w:val="01D35055"/>
    <w:rsid w:val="0283E033"/>
    <w:rsid w:val="02F77732"/>
    <w:rsid w:val="032E0C75"/>
    <w:rsid w:val="0462BDB2"/>
    <w:rsid w:val="057D2D84"/>
    <w:rsid w:val="05FE4F54"/>
    <w:rsid w:val="06248512"/>
    <w:rsid w:val="06FFDCBB"/>
    <w:rsid w:val="09248F58"/>
    <w:rsid w:val="0985553A"/>
    <w:rsid w:val="0B6FCACF"/>
    <w:rsid w:val="0D677F76"/>
    <w:rsid w:val="0E53E748"/>
    <w:rsid w:val="103290B2"/>
    <w:rsid w:val="13643703"/>
    <w:rsid w:val="13DD157B"/>
    <w:rsid w:val="14438B30"/>
    <w:rsid w:val="1527E495"/>
    <w:rsid w:val="1539CDF6"/>
    <w:rsid w:val="162E248F"/>
    <w:rsid w:val="1637E4FE"/>
    <w:rsid w:val="1714AAD0"/>
    <w:rsid w:val="179E87D5"/>
    <w:rsid w:val="18CDD4F7"/>
    <w:rsid w:val="19FD5863"/>
    <w:rsid w:val="1A4641AF"/>
    <w:rsid w:val="1C9A184F"/>
    <w:rsid w:val="1D38E0BA"/>
    <w:rsid w:val="1D96F30B"/>
    <w:rsid w:val="204AE6FD"/>
    <w:rsid w:val="2075A35E"/>
    <w:rsid w:val="21FFE4C8"/>
    <w:rsid w:val="224FD70A"/>
    <w:rsid w:val="269BAAAD"/>
    <w:rsid w:val="26D74391"/>
    <w:rsid w:val="2999434E"/>
    <w:rsid w:val="2A27A2B3"/>
    <w:rsid w:val="2D01BD5B"/>
    <w:rsid w:val="2E15655B"/>
    <w:rsid w:val="2EF8726A"/>
    <w:rsid w:val="30CB9D26"/>
    <w:rsid w:val="312A6B3C"/>
    <w:rsid w:val="31BBFF94"/>
    <w:rsid w:val="31DA2C1A"/>
    <w:rsid w:val="3275C0D0"/>
    <w:rsid w:val="34237F16"/>
    <w:rsid w:val="35CB1A2B"/>
    <w:rsid w:val="37F5B6E5"/>
    <w:rsid w:val="39F39193"/>
    <w:rsid w:val="3D8E4621"/>
    <w:rsid w:val="4059E84D"/>
    <w:rsid w:val="41303868"/>
    <w:rsid w:val="42E3DE66"/>
    <w:rsid w:val="447C481A"/>
    <w:rsid w:val="447F443F"/>
    <w:rsid w:val="47C7939A"/>
    <w:rsid w:val="4818E7A7"/>
    <w:rsid w:val="4B29CFE4"/>
    <w:rsid w:val="4B7550F7"/>
    <w:rsid w:val="4C86506A"/>
    <w:rsid w:val="4EEB87E7"/>
    <w:rsid w:val="53A62A9B"/>
    <w:rsid w:val="53D8BEEE"/>
    <w:rsid w:val="54AA38E9"/>
    <w:rsid w:val="54ADD56B"/>
    <w:rsid w:val="54EC71A2"/>
    <w:rsid w:val="591C8B50"/>
    <w:rsid w:val="5962164A"/>
    <w:rsid w:val="5B357277"/>
    <w:rsid w:val="5BA5A27B"/>
    <w:rsid w:val="5C12DF1D"/>
    <w:rsid w:val="5CD29C8A"/>
    <w:rsid w:val="5F0D4342"/>
    <w:rsid w:val="5F4C10B4"/>
    <w:rsid w:val="6072C872"/>
    <w:rsid w:val="61B5C9AA"/>
    <w:rsid w:val="63143A1E"/>
    <w:rsid w:val="631FFFA7"/>
    <w:rsid w:val="63546BDF"/>
    <w:rsid w:val="6396B34E"/>
    <w:rsid w:val="64AA49E3"/>
    <w:rsid w:val="66BE3784"/>
    <w:rsid w:val="66C99A16"/>
    <w:rsid w:val="66CB3BFA"/>
    <w:rsid w:val="6B3347E4"/>
    <w:rsid w:val="6E35354D"/>
    <w:rsid w:val="6E7E4AAA"/>
    <w:rsid w:val="6EC727A8"/>
    <w:rsid w:val="7117BEE7"/>
    <w:rsid w:val="72555B42"/>
    <w:rsid w:val="7321CDC0"/>
    <w:rsid w:val="74B6D530"/>
    <w:rsid w:val="7A3AC32D"/>
    <w:rsid w:val="7B343941"/>
    <w:rsid w:val="7CF4CDBE"/>
    <w:rsid w:val="7CFE40FF"/>
    <w:rsid w:val="7D469300"/>
    <w:rsid w:val="7E30929C"/>
    <w:rsid w:val="7FCB6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B986B"/>
  <w15:docId w15:val="{3D3915C8-2D57-44E8-B169-0D64DB825A3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fr-FR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rPr>
      <w:sz w:val="56"/>
      <w:szCs w:val="56"/>
    </w:rPr>
  </w:style>
  <w:style w:type="paragraph" w:styleId="lev1" w:customStyle="1">
    <w:name w:val="Élevé1"/>
    <w:basedOn w:val="Normal"/>
    <w:next w:val="Normal"/>
    <w:qFormat/>
    <w:rPr>
      <w:b/>
      <w:bCs/>
    </w:rPr>
  </w:style>
  <w:style w:type="paragraph" w:styleId="Paragraphedeliste">
    <w:name w:val="List Paragraph"/>
    <w:basedOn w:val="Normal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</w:style>
  <w:style w:type="character" w:styleId="NotedebasdepageCar" w:customStyle="1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</w:style>
  <w:style w:type="character" w:styleId="NotedefinCar" w:customStyle="1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uiPriority w:val="99"/>
    <w:unhideWhenUsed/>
    <w:rsid w:val="5C12DF1D"/>
    <w:pPr>
      <w:tabs>
        <w:tab w:val="center" w:pos="4680"/>
        <w:tab w:val="right" w:pos="9360"/>
      </w:tabs>
    </w:pPr>
  </w:style>
  <w:style w:type="paragraph" w:styleId="Pieddepage">
    <w:name w:val="footer"/>
    <w:basedOn w:val="Normal"/>
    <w:uiPriority w:val="99"/>
    <w:unhideWhenUsed/>
    <w:rsid w:val="5C12DF1D"/>
    <w:pPr>
      <w:tabs>
        <w:tab w:val="center" w:pos="4680"/>
        <w:tab w:val="right" w:pos="9360"/>
      </w:tabs>
    </w:pPr>
  </w:style>
  <w:style w:type="table" w:styleId="Grilledutableau">
    <w:name w:val="Table Grid"/>
    <w:basedOn w:val="Tableau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rr-africa.woah.org/fr/news/synthese-du-webinaire-p3v-3-5-les-besoins-reels-des-femmes-et-des-jeunes-eleveur%c2%b7euses-et-la-reponse-du-projet-p3v/" TargetMode="External" Id="rId13" /><Relationship Type="http://schemas.openxmlformats.org/officeDocument/2006/relationships/hyperlink" Target="https://rr-africa.woah.org/fr/trainings/projet-p3v-appuie-la-formation-denseignants-en-microbiologie-biochimie-hematologie-et-la-conception-de-mannequins-dans-le-cadre-dun-laboratoire-de-simulation-a-leismv-de-dakar/" TargetMode="External" Id="rId18" /><Relationship Type="http://schemas.openxmlformats.org/officeDocument/2006/relationships/hyperlink" Target="https://rr-africa.woah.org/fr/trainings/projet-p3v-video-sutures-chirurgicales-en-medecine-veterinaire/" TargetMode="External" Id="rId26" /><Relationship Type="http://schemas.openxmlformats.org/officeDocument/2006/relationships/customXml" Target="../customXml/item3.xml" Id="rId3" /><Relationship Type="http://schemas.openxmlformats.org/officeDocument/2006/relationships/hyperlink" Target="https://rr-africa.woah.org/fr/news/bilan-et-perspectives-lors-des-reunions-de-coordination-nationale-2025/" TargetMode="External" Id="rId21" /><Relationship Type="http://schemas.openxmlformats.org/officeDocument/2006/relationships/theme" Target="theme/theme1.xml" Id="rId34" /><Relationship Type="http://schemas.openxmlformats.org/officeDocument/2006/relationships/webSettings" Target="webSettings.xml" Id="rId7" /><Relationship Type="http://schemas.openxmlformats.org/officeDocument/2006/relationships/hyperlink" Target="https://rr-africa.woah.org/fr/news/synthese-du-webinaire-p3v-2-5-impacts-apprentissages-et-enseignements-cles-apres-cinq-ans-de-mise-en-oeuvre/" TargetMode="External" Id="rId12" /><Relationship Type="http://schemas.openxmlformats.org/officeDocument/2006/relationships/hyperlink" Target="https://rr-africa.woah.org/fr/news/valorisation-des-acquis-du-projet-p3v-un-webinaire-regional-pour-exposer-les-resultats-et-les-bonnes-pratiques/" TargetMode="External" Id="rId17" /><Relationship Type="http://schemas.openxmlformats.org/officeDocument/2006/relationships/fontTable" Target="fontTable.xml" Id="rId33" /><Relationship Type="http://schemas.openxmlformats.org/officeDocument/2006/relationships/customXml" Target="../customXml/item2.xml" Id="rId2" /><Relationship Type="http://schemas.openxmlformats.org/officeDocument/2006/relationships/hyperlink" Target="https://rr-africa.woah.org/fr/news/synergie-daction-projets-de-lomsa-sur-le-renforcement-des-capacites-du-personnel-veterinaire-et-les-systemes-de-surveillance/" TargetMode="External" Id="rId20" /><Relationship Type="http://schemas.openxmlformats.org/officeDocument/2006/relationships/hyperlink" Target="https://reseau-far.com/formation-des-paraprofessionnels-veterinaires-un-gage-defficacite-dun-reseau-de-professionnels-de-sante-animale/" TargetMode="External" Id="rId29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rr-africa.woah.org/fr/news/synthese-du-webinaire-p3v-1-5-comprendre-le-projet-p3v-ses-objectifs-et-ses-resultats-cles/" TargetMode="External" Id="rId11" /><Relationship Type="http://schemas.openxmlformats.org/officeDocument/2006/relationships/hyperlink" Target="https://rr-africa.woah.org/fr/projets/p3v-professionalisation-des-para-professionnels-veterinaires-afd/outils-et-ressources/portail-mupsa/" TargetMode="External" Id="rId24" /><Relationship Type="http://schemas.openxmlformats.org/officeDocument/2006/relationships/footer" Target="footer1.xml" Id="rId32" /><Relationship Type="http://schemas.openxmlformats.org/officeDocument/2006/relationships/styles" Target="styles.xml" Id="rId5" /><Relationship Type="http://schemas.openxmlformats.org/officeDocument/2006/relationships/hyperlink" Target="https://rr-africa.woah.org/fr/news/synthese-du-webinaire-p3v-5-5-transferabilite-du-modele-p3v-et-perspectives-dextension-a-dautres-pays/" TargetMode="External" Id="rId15" /><Relationship Type="http://schemas.openxmlformats.org/officeDocument/2006/relationships/hyperlink" Target="https://rr-africa.woah.org/fr/news/retour-sur-les-reunions-de-coordination-nationale-du-projet-p3v-apres-quatre-annees-de-mise-en-oeuvre-au-senegal-et-au-togo/" TargetMode="External" Id="rId23" /><Relationship Type="http://schemas.openxmlformats.org/officeDocument/2006/relationships/hyperlink" Target="https://rr-africa.woah.org/fr/news/jeunes-professionnels-et-sante-animale-construire-des-carrieres-utiles-et-durables-3-4/" TargetMode="External" Id="rId10" /><Relationship Type="http://schemas.openxmlformats.org/officeDocument/2006/relationships/hyperlink" Target="https://rr-africa.woah.org/fr/trainings/competences-des-ppv-au-senegal-et-au-togo-le-projet-p3v-renforce-les-capacites-des-etablissements-partenaires-en-formation-clinique-et-pratique/" TargetMode="External" Id="rId19" /><Relationship Type="http://schemas.openxmlformats.org/officeDocument/2006/relationships/header" Target="header1.xml" Id="rId31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rr-africa.woah.org/fr/news/synthese-du-webinaire-p3v-4-5-la-capitalisation-des-approches-et-des-enseignements-un-levier-de-durabilite-et-de-transferabilite/" TargetMode="External" Id="rId14" /><Relationship Type="http://schemas.openxmlformats.org/officeDocument/2006/relationships/hyperlink" Target="https://rr-africa.woah.org/fr/conference-continentale-africaine-sur-le-developpement-des-reseaux-de-personnels-veterinaires-pleins-feux-sur-lengagement-avec-les-partenaires-les-femmes-et-la-jeunesse/" TargetMode="External" Id="rId22" /><Relationship Type="http://schemas.openxmlformats.org/officeDocument/2006/relationships/hyperlink" Target="https://rr-africa.woah.org/fr/projets/p3v-professionalisation-des-para-professionnels-veterinaires-afd/outils-et-ressources/" TargetMode="External" Id="rId30" /><Relationship Type="http://schemas.openxmlformats.org/officeDocument/2006/relationships/footnotes" Target="footnotes.xml" Id="rId8" /><Relationship Type="http://schemas.openxmlformats.org/officeDocument/2006/relationships/hyperlink" Target="https://rr-africa.woah.org/fr/news/collaboration-strategique-pour-renforcer-les-services-veterinaires-le-projet-p3v-aux-cotes-de-brooke-et-vsf-suisse/" TargetMode="External" Id="Reb3dcea7bebb4875" /><Relationship Type="http://schemas.openxmlformats.org/officeDocument/2006/relationships/hyperlink" Target="https://rr-africa.woah.org/fr/trainings/les-fondamentaux-de-la-securite-des-acteurs-de-terrain-en-sante-animale-abord-et-contention-des-bovins-et-des-chiens/" TargetMode="External" Id="Reede6fc7b1e54331" /><Relationship Type="http://schemas.openxmlformats.org/officeDocument/2006/relationships/hyperlink" Target="https://rr-africa.woah.org/fr/trainings/projet-p3v-lomsa-soutient-une-formation-en-examen-clinique-des-ruminants-et-des-carnivores-domestiques/" TargetMode="External" Id="Re0761a09c9e44817" /><Relationship Type="http://schemas.openxmlformats.org/officeDocument/2006/relationships/hyperlink" Target="https://rr-africa.woah.org/fr/trainings/renforcement-des-capacites-des-para-professionnels-veterinaires-au-benin-actions-du-projet-p3v-au-benin/" TargetMode="External" Id="R4bb537075dd34c05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0873772ADD484EA69F318F320839BF" ma:contentTypeVersion="20" ma:contentTypeDescription="Create a new document." ma:contentTypeScope="" ma:versionID="7943ef8a8060c09b835d36760378ef72">
  <xsd:schema xmlns:xsd="http://www.w3.org/2001/XMLSchema" xmlns:xs="http://www.w3.org/2001/XMLSchema" xmlns:p="http://schemas.microsoft.com/office/2006/metadata/properties" xmlns:ns2="7e017361-c968-4d76-a61b-f32166d07242" xmlns:ns3="8f52036d-cd41-49cc-b897-c4e04826e53f" targetNamespace="http://schemas.microsoft.com/office/2006/metadata/properties" ma:root="true" ma:fieldsID="034999f491bfbabe1ff847bd826e4773" ns2:_="" ns3:_="">
    <xsd:import namespace="7e017361-c968-4d76-a61b-f32166d07242"/>
    <xsd:import namespace="8f52036d-cd41-49cc-b897-c4e04826e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SelectedbyDG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17361-c968-4d76-a61b-f32166d07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d0b2da7-f7f1-4ade-bc4d-78491eef27d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SelectedbyDG" ma:index="26" nillable="true" ma:displayName="Selected by DG" ma:format="Dropdown" ma:internalName="SelectedbyDG">
      <xsd:simpleType>
        <xsd:restriction base="dms:Choice">
          <xsd:enumeration value="Yes"/>
        </xsd:restriction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52036d-cd41-49cc-b897-c4e04826e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3ac4d033-2660-4644-aeeb-b06ae1561ef0}" ma:internalName="TaxCatchAll" ma:showField="CatchAllData" ma:web="8f52036d-cd41-49cc-b897-c4e04826e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electedbyDG xmlns="7e017361-c968-4d76-a61b-f32166d07242" xsi:nil="true"/>
    <TaxCatchAll xmlns="8f52036d-cd41-49cc-b897-c4e04826e53f" xsi:nil="true"/>
    <lcf76f155ced4ddcb4097134ff3c332f xmlns="7e017361-c968-4d76-a61b-f32166d0724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855FD83-F71A-4D4C-9B7E-76817A8337E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6826DA6-BC53-4082-9F5E-C4817D9500EB}"/>
</file>

<file path=customXml/itemProps3.xml><?xml version="1.0" encoding="utf-8"?>
<ds:datastoreItem xmlns:ds="http://schemas.openxmlformats.org/officeDocument/2006/customXml" ds:itemID="{FEBF6882-92CD-4EDA-B3E8-59AB5F99C646}">
  <ds:schemaRefs>
    <ds:schemaRef ds:uri="http://schemas.microsoft.com/office/2006/metadata/properties"/>
    <ds:schemaRef ds:uri="http://schemas.microsoft.com/office/infopath/2007/PartnerControls"/>
    <ds:schemaRef ds:uri="7e017361-c968-4d76-a61b-f32166d07242"/>
    <ds:schemaRef ds:uri="8f52036d-cd41-49cc-b897-c4e04826e53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Assana Mariam YABRE</dc:creator>
  <cp:lastModifiedBy>Mariam Alhamdou</cp:lastModifiedBy>
  <cp:revision>8</cp:revision>
  <dcterms:created xsi:type="dcterms:W3CDTF">2026-04-08T12:12:00Z</dcterms:created>
  <dcterms:modified xsi:type="dcterms:W3CDTF">2026-05-03T16:38:01Z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0x010100380873772ADD484EA69F318F320839BF</vt:lpwstr>
  </property>
  <property fmtid="{D5CDD505-2E9C-101B-9397-08002B2CF9AE}" pid="3" name="MediaServiceImageTags">
    <vt:lpwstr/>
  </property>
</Properties>
</file>